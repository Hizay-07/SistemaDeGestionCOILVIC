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407065418"/>
        <w:docPartObj>
          <w:docPartGallery w:val="Cover Pages"/>
          <w:docPartUnique/>
        </w:docPartObj>
      </w:sdtPr>
      <w:sdtContent>
        <w:p w14:paraId="58092457" w14:textId="12136FBE" w:rsidR="00D733F0" w:rsidRDefault="004E59C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1AAF681B" wp14:editId="6EC9FF5A">
                    <wp:simplePos x="0" y="0"/>
                    <wp:positionH relativeFrom="page">
                      <wp:posOffset>190831</wp:posOffset>
                    </wp:positionH>
                    <wp:positionV relativeFrom="paragraph">
                      <wp:posOffset>-645353</wp:posOffset>
                    </wp:positionV>
                    <wp:extent cx="1184745" cy="9547860"/>
                    <wp:effectExtent l="0" t="0" r="0" b="7620"/>
                    <wp:wrapNone/>
                    <wp:docPr id="466" name="Rectángulo 8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84745" cy="954786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771D156" w14:textId="77777777" w:rsidR="00D733F0" w:rsidRDefault="00D733F0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1AAF681B" id="Rectángulo 80" o:spid="_x0000_s1026" style="position:absolute;margin-left:15.05pt;margin-top:-50.8pt;width:93.3pt;height:751.8pt;z-index:-251653120;visibility:visible;mso-wrap-style:square;mso-width-percent:0;mso-height-percent:95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" fillcolor="#d9e2f3 [660]" stroked="f" strokeweight="1pt">
                    <v:fill color2="#8eaadb [1940]" rotate="t" focus="100%" type="gradient">
                      <o:fill v:ext="view" type="gradientUnscaled"/>
                    </v:fill>
                    <v:textbox inset="21.6pt,,21.6pt">
                      <w:txbxContent>
                        <w:p w14:paraId="0771D156" w14:textId="77777777" w:rsidR="00D733F0" w:rsidRDefault="00D733F0"/>
                      </w:txbxContent>
                    </v:textbox>
                    <w10:wrap anchorx="page"/>
                  </v:rect>
                </w:pict>
              </mc:Fallback>
            </mc:AlternateContent>
          </w:r>
        </w:p>
        <w:p w14:paraId="769C7243" w14:textId="77777777" w:rsidR="00D733F0" w:rsidRDefault="00D733F0"/>
        <w:p w14:paraId="3E4DBF94" w14:textId="7988A9E9" w:rsidR="00A80886" w:rsidRDefault="00D733F0">
          <w:r>
            <w:br w:type="page"/>
          </w:r>
        </w:p>
        <w:p w14:paraId="7BE9D4AC" w14:textId="77CEAE1C" w:rsidR="00A61052" w:rsidRDefault="00A80886">
          <w:pPr>
            <w:pStyle w:val="Tabladeilustraciones"/>
            <w:tabs>
              <w:tab w:val="right" w:leader="dot" w:pos="8828"/>
            </w:tabs>
            <w:rPr>
              <w:noProof/>
            </w:rPr>
          </w:pPr>
          <w:r>
            <w:lastRenderedPageBreak/>
            <w:fldChar w:fldCharType="begin"/>
          </w:r>
          <w:r>
            <w:instrText xml:space="preserve"> TOC \h \z \c "Ilustración" </w:instrText>
          </w:r>
          <w:r>
            <w:fldChar w:fldCharType="separate"/>
          </w:r>
          <w:hyperlink w:anchor="_Toc149829133" w:history="1">
            <w:r w:rsidR="00A61052" w:rsidRPr="0005428C">
              <w:rPr>
                <w:rStyle w:val="Hipervnculo"/>
                <w:noProof/>
              </w:rPr>
              <w:t>Ilustración 1. CU-05.1Consultar talleres</w:t>
            </w:r>
            <w:r w:rsidR="00A61052">
              <w:rPr>
                <w:noProof/>
                <w:webHidden/>
              </w:rPr>
              <w:tab/>
            </w:r>
            <w:r w:rsidR="00A61052">
              <w:rPr>
                <w:noProof/>
                <w:webHidden/>
              </w:rPr>
              <w:fldChar w:fldCharType="begin"/>
            </w:r>
            <w:r w:rsidR="00A61052">
              <w:rPr>
                <w:noProof/>
                <w:webHidden/>
              </w:rPr>
              <w:instrText xml:space="preserve"> PAGEREF _Toc149829133 \h </w:instrText>
            </w:r>
            <w:r w:rsidR="00A61052">
              <w:rPr>
                <w:noProof/>
                <w:webHidden/>
              </w:rPr>
            </w:r>
            <w:r w:rsidR="00A61052">
              <w:rPr>
                <w:noProof/>
                <w:webHidden/>
              </w:rPr>
              <w:fldChar w:fldCharType="separate"/>
            </w:r>
            <w:r w:rsidR="00A61052">
              <w:rPr>
                <w:noProof/>
                <w:webHidden/>
              </w:rPr>
              <w:t>4</w:t>
            </w:r>
            <w:r w:rsidR="00A61052">
              <w:rPr>
                <w:noProof/>
                <w:webHidden/>
              </w:rPr>
              <w:fldChar w:fldCharType="end"/>
            </w:r>
          </w:hyperlink>
        </w:p>
        <w:p w14:paraId="5490B4BB" w14:textId="3279AF7A" w:rsidR="00A61052" w:rsidRDefault="00000000">
          <w:pPr>
            <w:pStyle w:val="Tabladeilustraciones"/>
            <w:tabs>
              <w:tab w:val="right" w:leader="dot" w:pos="8828"/>
            </w:tabs>
            <w:rPr>
              <w:noProof/>
            </w:rPr>
          </w:pPr>
          <w:hyperlink r:id="rId6" w:anchor="_Toc149829134" w:history="1">
            <w:r w:rsidR="00A61052" w:rsidRPr="0005428C">
              <w:rPr>
                <w:rStyle w:val="Hipervnculo"/>
                <w:noProof/>
              </w:rPr>
              <w:t>Ilustración 2.CU-05EX1. Fallo en la conexión</w:t>
            </w:r>
            <w:r w:rsidR="00A61052">
              <w:rPr>
                <w:noProof/>
                <w:webHidden/>
              </w:rPr>
              <w:tab/>
            </w:r>
            <w:r w:rsidR="00A61052">
              <w:rPr>
                <w:noProof/>
                <w:webHidden/>
              </w:rPr>
              <w:fldChar w:fldCharType="begin"/>
            </w:r>
            <w:r w:rsidR="00A61052">
              <w:rPr>
                <w:noProof/>
                <w:webHidden/>
              </w:rPr>
              <w:instrText xml:space="preserve"> PAGEREF _Toc149829134 \h </w:instrText>
            </w:r>
            <w:r w:rsidR="00A61052">
              <w:rPr>
                <w:noProof/>
                <w:webHidden/>
              </w:rPr>
            </w:r>
            <w:r w:rsidR="00A61052">
              <w:rPr>
                <w:noProof/>
                <w:webHidden/>
              </w:rPr>
              <w:fldChar w:fldCharType="separate"/>
            </w:r>
            <w:r w:rsidR="00A61052">
              <w:rPr>
                <w:noProof/>
                <w:webHidden/>
              </w:rPr>
              <w:t>5</w:t>
            </w:r>
            <w:r w:rsidR="00A61052">
              <w:rPr>
                <w:noProof/>
                <w:webHidden/>
              </w:rPr>
              <w:fldChar w:fldCharType="end"/>
            </w:r>
          </w:hyperlink>
        </w:p>
        <w:p w14:paraId="4E7259A7" w14:textId="4EEC8F18" w:rsidR="00A61052" w:rsidRDefault="00000000">
          <w:pPr>
            <w:pStyle w:val="Tabladeilustraciones"/>
            <w:tabs>
              <w:tab w:val="right" w:leader="dot" w:pos="8828"/>
            </w:tabs>
            <w:rPr>
              <w:noProof/>
            </w:rPr>
          </w:pPr>
          <w:hyperlink w:anchor="_Toc149829135" w:history="1">
            <w:r w:rsidR="00A61052" w:rsidRPr="0005428C">
              <w:rPr>
                <w:rStyle w:val="Hipervnculo"/>
                <w:noProof/>
              </w:rPr>
              <w:t>Ilustración 3.CU-06.1 Crear registro taller</w:t>
            </w:r>
            <w:r w:rsidR="00A61052">
              <w:rPr>
                <w:noProof/>
                <w:webHidden/>
              </w:rPr>
              <w:tab/>
            </w:r>
            <w:r w:rsidR="00A61052">
              <w:rPr>
                <w:noProof/>
                <w:webHidden/>
              </w:rPr>
              <w:fldChar w:fldCharType="begin"/>
            </w:r>
            <w:r w:rsidR="00A61052">
              <w:rPr>
                <w:noProof/>
                <w:webHidden/>
              </w:rPr>
              <w:instrText xml:space="preserve"> PAGEREF _Toc149829135 \h </w:instrText>
            </w:r>
            <w:r w:rsidR="00A61052">
              <w:rPr>
                <w:noProof/>
                <w:webHidden/>
              </w:rPr>
            </w:r>
            <w:r w:rsidR="00A61052">
              <w:rPr>
                <w:noProof/>
                <w:webHidden/>
              </w:rPr>
              <w:fldChar w:fldCharType="separate"/>
            </w:r>
            <w:r w:rsidR="00A61052">
              <w:rPr>
                <w:noProof/>
                <w:webHidden/>
              </w:rPr>
              <w:t>8</w:t>
            </w:r>
            <w:r w:rsidR="00A61052">
              <w:rPr>
                <w:noProof/>
                <w:webHidden/>
              </w:rPr>
              <w:fldChar w:fldCharType="end"/>
            </w:r>
          </w:hyperlink>
        </w:p>
        <w:p w14:paraId="13E62ED7" w14:textId="317B1689" w:rsidR="00A61052" w:rsidRDefault="00000000">
          <w:pPr>
            <w:pStyle w:val="Tabladeilustraciones"/>
            <w:tabs>
              <w:tab w:val="right" w:leader="dot" w:pos="8828"/>
            </w:tabs>
            <w:rPr>
              <w:noProof/>
            </w:rPr>
          </w:pPr>
          <w:hyperlink w:anchor="_Toc149829136" w:history="1">
            <w:r w:rsidR="00A61052" w:rsidRPr="0005428C">
              <w:rPr>
                <w:rStyle w:val="Hipervnculo"/>
                <w:noProof/>
              </w:rPr>
              <w:t>Ilustración 4.CU-06FA2.1 Crear pregunta de párrafo</w:t>
            </w:r>
            <w:r w:rsidR="00A61052">
              <w:rPr>
                <w:noProof/>
                <w:webHidden/>
              </w:rPr>
              <w:tab/>
            </w:r>
            <w:r w:rsidR="00A61052">
              <w:rPr>
                <w:noProof/>
                <w:webHidden/>
              </w:rPr>
              <w:fldChar w:fldCharType="begin"/>
            </w:r>
            <w:r w:rsidR="00A61052">
              <w:rPr>
                <w:noProof/>
                <w:webHidden/>
              </w:rPr>
              <w:instrText xml:space="preserve"> PAGEREF _Toc149829136 \h </w:instrText>
            </w:r>
            <w:r w:rsidR="00A61052">
              <w:rPr>
                <w:noProof/>
                <w:webHidden/>
              </w:rPr>
            </w:r>
            <w:r w:rsidR="00A61052">
              <w:rPr>
                <w:noProof/>
                <w:webHidden/>
              </w:rPr>
              <w:fldChar w:fldCharType="separate"/>
            </w:r>
            <w:r w:rsidR="00A61052">
              <w:rPr>
                <w:noProof/>
                <w:webHidden/>
              </w:rPr>
              <w:t>8</w:t>
            </w:r>
            <w:r w:rsidR="00A61052">
              <w:rPr>
                <w:noProof/>
                <w:webHidden/>
              </w:rPr>
              <w:fldChar w:fldCharType="end"/>
            </w:r>
          </w:hyperlink>
        </w:p>
        <w:p w14:paraId="009FB96A" w14:textId="311B3FE7" w:rsidR="00A61052" w:rsidRDefault="00000000">
          <w:pPr>
            <w:pStyle w:val="Tabladeilustraciones"/>
            <w:tabs>
              <w:tab w:val="right" w:leader="dot" w:pos="8828"/>
            </w:tabs>
            <w:rPr>
              <w:noProof/>
            </w:rPr>
          </w:pPr>
          <w:hyperlink w:anchor="_Toc149829137" w:history="1">
            <w:r w:rsidR="00A61052" w:rsidRPr="0005428C">
              <w:rPr>
                <w:rStyle w:val="Hipervnculo"/>
                <w:noProof/>
              </w:rPr>
              <w:t>Ilustración 5.CU-06FA2.2 Crear pregunta de opción múltiple</w:t>
            </w:r>
            <w:r w:rsidR="00A61052">
              <w:rPr>
                <w:noProof/>
                <w:webHidden/>
              </w:rPr>
              <w:tab/>
            </w:r>
            <w:r w:rsidR="00A61052">
              <w:rPr>
                <w:noProof/>
                <w:webHidden/>
              </w:rPr>
              <w:fldChar w:fldCharType="begin"/>
            </w:r>
            <w:r w:rsidR="00A61052">
              <w:rPr>
                <w:noProof/>
                <w:webHidden/>
              </w:rPr>
              <w:instrText xml:space="preserve"> PAGEREF _Toc149829137 \h </w:instrText>
            </w:r>
            <w:r w:rsidR="00A61052">
              <w:rPr>
                <w:noProof/>
                <w:webHidden/>
              </w:rPr>
            </w:r>
            <w:r w:rsidR="00A61052">
              <w:rPr>
                <w:noProof/>
                <w:webHidden/>
              </w:rPr>
              <w:fldChar w:fldCharType="separate"/>
            </w:r>
            <w:r w:rsidR="00A61052">
              <w:rPr>
                <w:noProof/>
                <w:webHidden/>
              </w:rPr>
              <w:t>9</w:t>
            </w:r>
            <w:r w:rsidR="00A61052">
              <w:rPr>
                <w:noProof/>
                <w:webHidden/>
              </w:rPr>
              <w:fldChar w:fldCharType="end"/>
            </w:r>
          </w:hyperlink>
        </w:p>
        <w:p w14:paraId="0A98B9AE" w14:textId="344F0008" w:rsidR="00A61052" w:rsidRDefault="00000000">
          <w:pPr>
            <w:pStyle w:val="Tabladeilustraciones"/>
            <w:tabs>
              <w:tab w:val="right" w:leader="dot" w:pos="8828"/>
            </w:tabs>
            <w:rPr>
              <w:noProof/>
            </w:rPr>
          </w:pPr>
          <w:hyperlink w:anchor="_Toc149829138" w:history="1">
            <w:r w:rsidR="00A61052" w:rsidRPr="0005428C">
              <w:rPr>
                <w:rStyle w:val="Hipervnculo"/>
                <w:noProof/>
              </w:rPr>
              <w:t>Ilustración 6.CU-06FA2.3 Crear pregunta de cargar archivo</w:t>
            </w:r>
            <w:r w:rsidR="00A61052">
              <w:rPr>
                <w:noProof/>
                <w:webHidden/>
              </w:rPr>
              <w:tab/>
            </w:r>
            <w:r w:rsidR="00A61052">
              <w:rPr>
                <w:noProof/>
                <w:webHidden/>
              </w:rPr>
              <w:fldChar w:fldCharType="begin"/>
            </w:r>
            <w:r w:rsidR="00A61052">
              <w:rPr>
                <w:noProof/>
                <w:webHidden/>
              </w:rPr>
              <w:instrText xml:space="preserve"> PAGEREF _Toc149829138 \h </w:instrText>
            </w:r>
            <w:r w:rsidR="00A61052">
              <w:rPr>
                <w:noProof/>
                <w:webHidden/>
              </w:rPr>
            </w:r>
            <w:r w:rsidR="00A61052">
              <w:rPr>
                <w:noProof/>
                <w:webHidden/>
              </w:rPr>
              <w:fldChar w:fldCharType="separate"/>
            </w:r>
            <w:r w:rsidR="00A61052">
              <w:rPr>
                <w:noProof/>
                <w:webHidden/>
              </w:rPr>
              <w:t>9</w:t>
            </w:r>
            <w:r w:rsidR="00A61052">
              <w:rPr>
                <w:noProof/>
                <w:webHidden/>
              </w:rPr>
              <w:fldChar w:fldCharType="end"/>
            </w:r>
          </w:hyperlink>
        </w:p>
        <w:p w14:paraId="2017F519" w14:textId="215935E4" w:rsidR="00A61052" w:rsidRDefault="00000000">
          <w:pPr>
            <w:pStyle w:val="Tabladeilustraciones"/>
            <w:tabs>
              <w:tab w:val="right" w:leader="dot" w:pos="8828"/>
            </w:tabs>
            <w:rPr>
              <w:noProof/>
            </w:rPr>
          </w:pPr>
          <w:hyperlink w:anchor="_Toc149829139" w:history="1">
            <w:r w:rsidR="00A61052" w:rsidRPr="0005428C">
              <w:rPr>
                <w:rStyle w:val="Hipervnculo"/>
                <w:noProof/>
              </w:rPr>
              <w:t>Ilustración 7.CU-06FA3.1 Cancelar creación del registro</w:t>
            </w:r>
            <w:r w:rsidR="00A61052">
              <w:rPr>
                <w:noProof/>
                <w:webHidden/>
              </w:rPr>
              <w:tab/>
            </w:r>
            <w:r w:rsidR="00A61052">
              <w:rPr>
                <w:noProof/>
                <w:webHidden/>
              </w:rPr>
              <w:fldChar w:fldCharType="begin"/>
            </w:r>
            <w:r w:rsidR="00A61052">
              <w:rPr>
                <w:noProof/>
                <w:webHidden/>
              </w:rPr>
              <w:instrText xml:space="preserve"> PAGEREF _Toc149829139 \h </w:instrText>
            </w:r>
            <w:r w:rsidR="00A61052">
              <w:rPr>
                <w:noProof/>
                <w:webHidden/>
              </w:rPr>
            </w:r>
            <w:r w:rsidR="00A61052">
              <w:rPr>
                <w:noProof/>
                <w:webHidden/>
              </w:rPr>
              <w:fldChar w:fldCharType="separate"/>
            </w:r>
            <w:r w:rsidR="00A61052">
              <w:rPr>
                <w:noProof/>
                <w:webHidden/>
              </w:rPr>
              <w:t>10</w:t>
            </w:r>
            <w:r w:rsidR="00A61052">
              <w:rPr>
                <w:noProof/>
                <w:webHidden/>
              </w:rPr>
              <w:fldChar w:fldCharType="end"/>
            </w:r>
          </w:hyperlink>
        </w:p>
        <w:p w14:paraId="5222777E" w14:textId="6B9CCE76" w:rsidR="00A61052" w:rsidRDefault="00000000">
          <w:pPr>
            <w:pStyle w:val="Tabladeilustraciones"/>
            <w:tabs>
              <w:tab w:val="right" w:leader="dot" w:pos="8828"/>
            </w:tabs>
            <w:rPr>
              <w:noProof/>
            </w:rPr>
          </w:pPr>
          <w:hyperlink w:anchor="_Toc149829140" w:history="1">
            <w:r w:rsidR="00A61052" w:rsidRPr="0005428C">
              <w:rPr>
                <w:rStyle w:val="Hipervnculo"/>
                <w:noProof/>
              </w:rPr>
              <w:t>Ilustración 8.CU-06EX1 No hay conexión a la base de datos</w:t>
            </w:r>
            <w:r w:rsidR="00A61052">
              <w:rPr>
                <w:noProof/>
                <w:webHidden/>
              </w:rPr>
              <w:tab/>
            </w:r>
            <w:r w:rsidR="00A61052">
              <w:rPr>
                <w:noProof/>
                <w:webHidden/>
              </w:rPr>
              <w:fldChar w:fldCharType="begin"/>
            </w:r>
            <w:r w:rsidR="00A61052">
              <w:rPr>
                <w:noProof/>
                <w:webHidden/>
              </w:rPr>
              <w:instrText xml:space="preserve"> PAGEREF _Toc149829140 \h </w:instrText>
            </w:r>
            <w:r w:rsidR="00A61052">
              <w:rPr>
                <w:noProof/>
                <w:webHidden/>
              </w:rPr>
            </w:r>
            <w:r w:rsidR="00A61052">
              <w:rPr>
                <w:noProof/>
                <w:webHidden/>
              </w:rPr>
              <w:fldChar w:fldCharType="separate"/>
            </w:r>
            <w:r w:rsidR="00A61052">
              <w:rPr>
                <w:noProof/>
                <w:webHidden/>
              </w:rPr>
              <w:t>10</w:t>
            </w:r>
            <w:r w:rsidR="00A61052">
              <w:rPr>
                <w:noProof/>
                <w:webHidden/>
              </w:rPr>
              <w:fldChar w:fldCharType="end"/>
            </w:r>
          </w:hyperlink>
        </w:p>
        <w:p w14:paraId="0F4EEFD6" w14:textId="5741E5CA" w:rsidR="00A61052" w:rsidRDefault="00000000">
          <w:pPr>
            <w:pStyle w:val="Tabladeilustraciones"/>
            <w:tabs>
              <w:tab w:val="right" w:leader="dot" w:pos="8828"/>
            </w:tabs>
            <w:rPr>
              <w:noProof/>
            </w:rPr>
          </w:pPr>
          <w:hyperlink r:id="rId7" w:anchor="_Toc149829141" w:history="1">
            <w:r w:rsidR="00A61052" w:rsidRPr="0005428C">
              <w:rPr>
                <w:rStyle w:val="Hipervnculo"/>
                <w:noProof/>
              </w:rPr>
              <w:t>Ilustración 9.CU-06EX2 Campos vacíos</w:t>
            </w:r>
            <w:r w:rsidR="00A61052">
              <w:rPr>
                <w:noProof/>
                <w:webHidden/>
              </w:rPr>
              <w:tab/>
            </w:r>
            <w:r w:rsidR="00A61052">
              <w:rPr>
                <w:noProof/>
                <w:webHidden/>
              </w:rPr>
              <w:fldChar w:fldCharType="begin"/>
            </w:r>
            <w:r w:rsidR="00A61052">
              <w:rPr>
                <w:noProof/>
                <w:webHidden/>
              </w:rPr>
              <w:instrText xml:space="preserve"> PAGEREF _Toc149829141 \h </w:instrText>
            </w:r>
            <w:r w:rsidR="00A61052">
              <w:rPr>
                <w:noProof/>
                <w:webHidden/>
              </w:rPr>
            </w:r>
            <w:r w:rsidR="00A61052">
              <w:rPr>
                <w:noProof/>
                <w:webHidden/>
              </w:rPr>
              <w:fldChar w:fldCharType="separate"/>
            </w:r>
            <w:r w:rsidR="00A61052">
              <w:rPr>
                <w:noProof/>
                <w:webHidden/>
              </w:rPr>
              <w:t>11</w:t>
            </w:r>
            <w:r w:rsidR="00A61052">
              <w:rPr>
                <w:noProof/>
                <w:webHidden/>
              </w:rPr>
              <w:fldChar w:fldCharType="end"/>
            </w:r>
          </w:hyperlink>
        </w:p>
        <w:p w14:paraId="62539272" w14:textId="56C75309" w:rsidR="00A61052" w:rsidRDefault="00000000">
          <w:pPr>
            <w:pStyle w:val="Tabladeilustraciones"/>
            <w:tabs>
              <w:tab w:val="right" w:leader="dot" w:pos="8828"/>
            </w:tabs>
            <w:rPr>
              <w:noProof/>
            </w:rPr>
          </w:pPr>
          <w:hyperlink r:id="rId8" w:anchor="_Toc149829142" w:history="1">
            <w:r w:rsidR="00A61052" w:rsidRPr="0005428C">
              <w:rPr>
                <w:rStyle w:val="Hipervnculo"/>
                <w:noProof/>
              </w:rPr>
              <w:t>Ilustración 10.CU-07.1 Eliminación de taller</w:t>
            </w:r>
            <w:r w:rsidR="00A61052">
              <w:rPr>
                <w:noProof/>
                <w:webHidden/>
              </w:rPr>
              <w:tab/>
            </w:r>
            <w:r w:rsidR="00A61052">
              <w:rPr>
                <w:noProof/>
                <w:webHidden/>
              </w:rPr>
              <w:fldChar w:fldCharType="begin"/>
            </w:r>
            <w:r w:rsidR="00A61052">
              <w:rPr>
                <w:noProof/>
                <w:webHidden/>
              </w:rPr>
              <w:instrText xml:space="preserve"> PAGEREF _Toc149829142 \h </w:instrText>
            </w:r>
            <w:r w:rsidR="00A61052">
              <w:rPr>
                <w:noProof/>
                <w:webHidden/>
              </w:rPr>
            </w:r>
            <w:r w:rsidR="00A61052">
              <w:rPr>
                <w:noProof/>
                <w:webHidden/>
              </w:rPr>
              <w:fldChar w:fldCharType="separate"/>
            </w:r>
            <w:r w:rsidR="00A61052">
              <w:rPr>
                <w:noProof/>
                <w:webHidden/>
              </w:rPr>
              <w:t>13</w:t>
            </w:r>
            <w:r w:rsidR="00A61052">
              <w:rPr>
                <w:noProof/>
                <w:webHidden/>
              </w:rPr>
              <w:fldChar w:fldCharType="end"/>
            </w:r>
          </w:hyperlink>
        </w:p>
        <w:p w14:paraId="3B2617F9" w14:textId="0DE7FFA9" w:rsidR="00A61052" w:rsidRDefault="00000000">
          <w:pPr>
            <w:pStyle w:val="Tabladeilustraciones"/>
            <w:tabs>
              <w:tab w:val="right" w:leader="dot" w:pos="8828"/>
            </w:tabs>
            <w:rPr>
              <w:noProof/>
            </w:rPr>
          </w:pPr>
          <w:hyperlink r:id="rId9" w:anchor="_Toc149829143" w:history="1">
            <w:r w:rsidR="00A61052" w:rsidRPr="0005428C">
              <w:rPr>
                <w:rStyle w:val="Hipervnculo"/>
                <w:noProof/>
              </w:rPr>
              <w:t>Ilustración 11.CU-07EX1 No hay conexión a la base de datos</w:t>
            </w:r>
            <w:r w:rsidR="00A61052">
              <w:rPr>
                <w:noProof/>
                <w:webHidden/>
              </w:rPr>
              <w:tab/>
            </w:r>
            <w:r w:rsidR="00A61052">
              <w:rPr>
                <w:noProof/>
                <w:webHidden/>
              </w:rPr>
              <w:fldChar w:fldCharType="begin"/>
            </w:r>
            <w:r w:rsidR="00A61052">
              <w:rPr>
                <w:noProof/>
                <w:webHidden/>
              </w:rPr>
              <w:instrText xml:space="preserve"> PAGEREF _Toc149829143 \h </w:instrText>
            </w:r>
            <w:r w:rsidR="00A61052">
              <w:rPr>
                <w:noProof/>
                <w:webHidden/>
              </w:rPr>
            </w:r>
            <w:r w:rsidR="00A61052">
              <w:rPr>
                <w:noProof/>
                <w:webHidden/>
              </w:rPr>
              <w:fldChar w:fldCharType="separate"/>
            </w:r>
            <w:r w:rsidR="00A61052">
              <w:rPr>
                <w:noProof/>
                <w:webHidden/>
              </w:rPr>
              <w:t>13</w:t>
            </w:r>
            <w:r w:rsidR="00A61052">
              <w:rPr>
                <w:noProof/>
                <w:webHidden/>
              </w:rPr>
              <w:fldChar w:fldCharType="end"/>
            </w:r>
          </w:hyperlink>
        </w:p>
        <w:p w14:paraId="3F728F43" w14:textId="1CF589A5" w:rsidR="00A61052" w:rsidRDefault="00000000">
          <w:pPr>
            <w:pStyle w:val="Tabladeilustraciones"/>
            <w:tabs>
              <w:tab w:val="right" w:leader="dot" w:pos="8828"/>
            </w:tabs>
            <w:rPr>
              <w:noProof/>
            </w:rPr>
          </w:pPr>
          <w:hyperlink r:id="rId10" w:anchor="_Toc149829144" w:history="1">
            <w:r w:rsidR="00A61052" w:rsidRPr="0005428C">
              <w:rPr>
                <w:rStyle w:val="Hipervnculo"/>
                <w:noProof/>
              </w:rPr>
              <w:t>Ilustración 12.CU-08.1 Consultar jurados</w:t>
            </w:r>
            <w:r w:rsidR="00A61052">
              <w:rPr>
                <w:noProof/>
                <w:webHidden/>
              </w:rPr>
              <w:tab/>
            </w:r>
            <w:r w:rsidR="00A61052">
              <w:rPr>
                <w:noProof/>
                <w:webHidden/>
              </w:rPr>
              <w:fldChar w:fldCharType="begin"/>
            </w:r>
            <w:r w:rsidR="00A61052">
              <w:rPr>
                <w:noProof/>
                <w:webHidden/>
              </w:rPr>
              <w:instrText xml:space="preserve"> PAGEREF _Toc149829144 \h </w:instrText>
            </w:r>
            <w:r w:rsidR="00A61052">
              <w:rPr>
                <w:noProof/>
                <w:webHidden/>
              </w:rPr>
            </w:r>
            <w:r w:rsidR="00A61052">
              <w:rPr>
                <w:noProof/>
                <w:webHidden/>
              </w:rPr>
              <w:fldChar w:fldCharType="separate"/>
            </w:r>
            <w:r w:rsidR="00A61052">
              <w:rPr>
                <w:noProof/>
                <w:webHidden/>
              </w:rPr>
              <w:t>15</w:t>
            </w:r>
            <w:r w:rsidR="00A61052">
              <w:rPr>
                <w:noProof/>
                <w:webHidden/>
              </w:rPr>
              <w:fldChar w:fldCharType="end"/>
            </w:r>
          </w:hyperlink>
        </w:p>
        <w:p w14:paraId="28EED515" w14:textId="17CB042C" w:rsidR="00A61052" w:rsidRDefault="00000000">
          <w:pPr>
            <w:pStyle w:val="Tabladeilustraciones"/>
            <w:tabs>
              <w:tab w:val="right" w:leader="dot" w:pos="8828"/>
            </w:tabs>
            <w:rPr>
              <w:noProof/>
            </w:rPr>
          </w:pPr>
          <w:hyperlink r:id="rId11" w:anchor="_Toc149829145" w:history="1">
            <w:r w:rsidR="00A61052" w:rsidRPr="0005428C">
              <w:rPr>
                <w:rStyle w:val="Hipervnculo"/>
                <w:noProof/>
              </w:rPr>
              <w:t>Ilustración 13.CU-08EX1 No hay conexión a la base de datos</w:t>
            </w:r>
            <w:r w:rsidR="00A61052">
              <w:rPr>
                <w:noProof/>
                <w:webHidden/>
              </w:rPr>
              <w:tab/>
            </w:r>
            <w:r w:rsidR="00A61052">
              <w:rPr>
                <w:noProof/>
                <w:webHidden/>
              </w:rPr>
              <w:fldChar w:fldCharType="begin"/>
            </w:r>
            <w:r w:rsidR="00A61052">
              <w:rPr>
                <w:noProof/>
                <w:webHidden/>
              </w:rPr>
              <w:instrText xml:space="preserve"> PAGEREF _Toc149829145 \h </w:instrText>
            </w:r>
            <w:r w:rsidR="00A61052">
              <w:rPr>
                <w:noProof/>
                <w:webHidden/>
              </w:rPr>
            </w:r>
            <w:r w:rsidR="00A61052">
              <w:rPr>
                <w:noProof/>
                <w:webHidden/>
              </w:rPr>
              <w:fldChar w:fldCharType="separate"/>
            </w:r>
            <w:r w:rsidR="00A61052">
              <w:rPr>
                <w:noProof/>
                <w:webHidden/>
              </w:rPr>
              <w:t>16</w:t>
            </w:r>
            <w:r w:rsidR="00A61052">
              <w:rPr>
                <w:noProof/>
                <w:webHidden/>
              </w:rPr>
              <w:fldChar w:fldCharType="end"/>
            </w:r>
          </w:hyperlink>
        </w:p>
        <w:p w14:paraId="6D715500" w14:textId="13868238" w:rsidR="00A61052" w:rsidRDefault="00000000">
          <w:pPr>
            <w:pStyle w:val="Tabladeilustraciones"/>
            <w:tabs>
              <w:tab w:val="right" w:leader="dot" w:pos="8828"/>
            </w:tabs>
            <w:rPr>
              <w:noProof/>
            </w:rPr>
          </w:pPr>
          <w:hyperlink r:id="rId12" w:anchor="_Toc149829146" w:history="1">
            <w:r w:rsidR="00A61052" w:rsidRPr="0005428C">
              <w:rPr>
                <w:rStyle w:val="Hipervnculo"/>
                <w:noProof/>
              </w:rPr>
              <w:t>Ilustración 14.CU-09.1 Creación de jurado</w:t>
            </w:r>
            <w:r w:rsidR="00A61052">
              <w:rPr>
                <w:noProof/>
                <w:webHidden/>
              </w:rPr>
              <w:tab/>
            </w:r>
            <w:r w:rsidR="00A61052">
              <w:rPr>
                <w:noProof/>
                <w:webHidden/>
              </w:rPr>
              <w:fldChar w:fldCharType="begin"/>
            </w:r>
            <w:r w:rsidR="00A61052">
              <w:rPr>
                <w:noProof/>
                <w:webHidden/>
              </w:rPr>
              <w:instrText xml:space="preserve"> PAGEREF _Toc149829146 \h </w:instrText>
            </w:r>
            <w:r w:rsidR="00A61052">
              <w:rPr>
                <w:noProof/>
                <w:webHidden/>
              </w:rPr>
            </w:r>
            <w:r w:rsidR="00A61052">
              <w:rPr>
                <w:noProof/>
                <w:webHidden/>
              </w:rPr>
              <w:fldChar w:fldCharType="separate"/>
            </w:r>
            <w:r w:rsidR="00A61052">
              <w:rPr>
                <w:noProof/>
                <w:webHidden/>
              </w:rPr>
              <w:t>18</w:t>
            </w:r>
            <w:r w:rsidR="00A61052">
              <w:rPr>
                <w:noProof/>
                <w:webHidden/>
              </w:rPr>
              <w:fldChar w:fldCharType="end"/>
            </w:r>
          </w:hyperlink>
        </w:p>
        <w:p w14:paraId="2FD6E10E" w14:textId="5BBF81F3" w:rsidR="00A61052" w:rsidRDefault="00000000">
          <w:pPr>
            <w:pStyle w:val="Tabladeilustraciones"/>
            <w:tabs>
              <w:tab w:val="right" w:leader="dot" w:pos="8828"/>
            </w:tabs>
            <w:rPr>
              <w:noProof/>
            </w:rPr>
          </w:pPr>
          <w:hyperlink r:id="rId13" w:anchor="_Toc149829147" w:history="1">
            <w:r w:rsidR="00A61052" w:rsidRPr="0005428C">
              <w:rPr>
                <w:rStyle w:val="Hipervnculo"/>
                <w:noProof/>
              </w:rPr>
              <w:t>Ilustración 15.CU-09FA2.1 Cancelar creación de jurado</w:t>
            </w:r>
            <w:r w:rsidR="00A61052">
              <w:rPr>
                <w:noProof/>
                <w:webHidden/>
              </w:rPr>
              <w:tab/>
            </w:r>
            <w:r w:rsidR="00A61052">
              <w:rPr>
                <w:noProof/>
                <w:webHidden/>
              </w:rPr>
              <w:fldChar w:fldCharType="begin"/>
            </w:r>
            <w:r w:rsidR="00A61052">
              <w:rPr>
                <w:noProof/>
                <w:webHidden/>
              </w:rPr>
              <w:instrText xml:space="preserve"> PAGEREF _Toc149829147 \h </w:instrText>
            </w:r>
            <w:r w:rsidR="00A61052">
              <w:rPr>
                <w:noProof/>
                <w:webHidden/>
              </w:rPr>
            </w:r>
            <w:r w:rsidR="00A61052">
              <w:rPr>
                <w:noProof/>
                <w:webHidden/>
              </w:rPr>
              <w:fldChar w:fldCharType="separate"/>
            </w:r>
            <w:r w:rsidR="00A61052">
              <w:rPr>
                <w:noProof/>
                <w:webHidden/>
              </w:rPr>
              <w:t>18</w:t>
            </w:r>
            <w:r w:rsidR="00A61052">
              <w:rPr>
                <w:noProof/>
                <w:webHidden/>
              </w:rPr>
              <w:fldChar w:fldCharType="end"/>
            </w:r>
          </w:hyperlink>
        </w:p>
        <w:p w14:paraId="618499E5" w14:textId="63D0DC35" w:rsidR="00A61052" w:rsidRDefault="00000000">
          <w:pPr>
            <w:pStyle w:val="Tabladeilustraciones"/>
            <w:tabs>
              <w:tab w:val="right" w:leader="dot" w:pos="8828"/>
            </w:tabs>
            <w:rPr>
              <w:noProof/>
            </w:rPr>
          </w:pPr>
          <w:hyperlink r:id="rId14" w:anchor="_Toc149829148" w:history="1">
            <w:r w:rsidR="00A61052" w:rsidRPr="0005428C">
              <w:rPr>
                <w:rStyle w:val="Hipervnculo"/>
                <w:noProof/>
              </w:rPr>
              <w:t>Ilustración 16.CU-09EX1 Fallo en la conexión a la base de datos</w:t>
            </w:r>
            <w:r w:rsidR="00A61052">
              <w:rPr>
                <w:noProof/>
                <w:webHidden/>
              </w:rPr>
              <w:tab/>
            </w:r>
            <w:r w:rsidR="00A61052">
              <w:rPr>
                <w:noProof/>
                <w:webHidden/>
              </w:rPr>
              <w:fldChar w:fldCharType="begin"/>
            </w:r>
            <w:r w:rsidR="00A61052">
              <w:rPr>
                <w:noProof/>
                <w:webHidden/>
              </w:rPr>
              <w:instrText xml:space="preserve"> PAGEREF _Toc149829148 \h </w:instrText>
            </w:r>
            <w:r w:rsidR="00A61052">
              <w:rPr>
                <w:noProof/>
                <w:webHidden/>
              </w:rPr>
            </w:r>
            <w:r w:rsidR="00A61052">
              <w:rPr>
                <w:noProof/>
                <w:webHidden/>
              </w:rPr>
              <w:fldChar w:fldCharType="separate"/>
            </w:r>
            <w:r w:rsidR="00A61052">
              <w:rPr>
                <w:noProof/>
                <w:webHidden/>
              </w:rPr>
              <w:t>19</w:t>
            </w:r>
            <w:r w:rsidR="00A61052">
              <w:rPr>
                <w:noProof/>
                <w:webHidden/>
              </w:rPr>
              <w:fldChar w:fldCharType="end"/>
            </w:r>
          </w:hyperlink>
        </w:p>
        <w:p w14:paraId="3710CECB" w14:textId="1B8531CA" w:rsidR="00A61052" w:rsidRDefault="00000000">
          <w:pPr>
            <w:pStyle w:val="Tabladeilustraciones"/>
            <w:tabs>
              <w:tab w:val="right" w:leader="dot" w:pos="8828"/>
            </w:tabs>
            <w:rPr>
              <w:noProof/>
            </w:rPr>
          </w:pPr>
          <w:hyperlink r:id="rId15" w:anchor="_Toc149829149" w:history="1">
            <w:r w:rsidR="00A61052" w:rsidRPr="0005428C">
              <w:rPr>
                <w:rStyle w:val="Hipervnculo"/>
                <w:noProof/>
              </w:rPr>
              <w:t>Ilustración 17.CU-09EX2 Campos vacíos</w:t>
            </w:r>
            <w:r w:rsidR="00A61052">
              <w:rPr>
                <w:noProof/>
                <w:webHidden/>
              </w:rPr>
              <w:tab/>
            </w:r>
            <w:r w:rsidR="00A61052">
              <w:rPr>
                <w:noProof/>
                <w:webHidden/>
              </w:rPr>
              <w:fldChar w:fldCharType="begin"/>
            </w:r>
            <w:r w:rsidR="00A61052">
              <w:rPr>
                <w:noProof/>
                <w:webHidden/>
              </w:rPr>
              <w:instrText xml:space="preserve"> PAGEREF _Toc149829149 \h </w:instrText>
            </w:r>
            <w:r w:rsidR="00A61052">
              <w:rPr>
                <w:noProof/>
                <w:webHidden/>
              </w:rPr>
            </w:r>
            <w:r w:rsidR="00A61052">
              <w:rPr>
                <w:noProof/>
                <w:webHidden/>
              </w:rPr>
              <w:fldChar w:fldCharType="separate"/>
            </w:r>
            <w:r w:rsidR="00A61052">
              <w:rPr>
                <w:noProof/>
                <w:webHidden/>
              </w:rPr>
              <w:t>19</w:t>
            </w:r>
            <w:r w:rsidR="00A61052">
              <w:rPr>
                <w:noProof/>
                <w:webHidden/>
              </w:rPr>
              <w:fldChar w:fldCharType="end"/>
            </w:r>
          </w:hyperlink>
        </w:p>
        <w:p w14:paraId="1ADA0B1A" w14:textId="25E260DA" w:rsidR="00A61052" w:rsidRDefault="00000000">
          <w:pPr>
            <w:pStyle w:val="Tabladeilustraciones"/>
            <w:tabs>
              <w:tab w:val="right" w:leader="dot" w:pos="8828"/>
            </w:tabs>
            <w:rPr>
              <w:noProof/>
            </w:rPr>
          </w:pPr>
          <w:hyperlink r:id="rId16" w:anchor="_Toc149829150" w:history="1">
            <w:r w:rsidR="00A61052" w:rsidRPr="0005428C">
              <w:rPr>
                <w:rStyle w:val="Hipervnculo"/>
                <w:noProof/>
              </w:rPr>
              <w:t>Ilustración 18.CU-09EX3 Miembro no encontrado en la base de datos</w:t>
            </w:r>
            <w:r w:rsidR="00A61052">
              <w:rPr>
                <w:noProof/>
                <w:webHidden/>
              </w:rPr>
              <w:tab/>
            </w:r>
            <w:r w:rsidR="00A61052">
              <w:rPr>
                <w:noProof/>
                <w:webHidden/>
              </w:rPr>
              <w:fldChar w:fldCharType="begin"/>
            </w:r>
            <w:r w:rsidR="00A61052">
              <w:rPr>
                <w:noProof/>
                <w:webHidden/>
              </w:rPr>
              <w:instrText xml:space="preserve"> PAGEREF _Toc149829150 \h </w:instrText>
            </w:r>
            <w:r w:rsidR="00A61052">
              <w:rPr>
                <w:noProof/>
                <w:webHidden/>
              </w:rPr>
            </w:r>
            <w:r w:rsidR="00A61052">
              <w:rPr>
                <w:noProof/>
                <w:webHidden/>
              </w:rPr>
              <w:fldChar w:fldCharType="separate"/>
            </w:r>
            <w:r w:rsidR="00A61052">
              <w:rPr>
                <w:noProof/>
                <w:webHidden/>
              </w:rPr>
              <w:t>20</w:t>
            </w:r>
            <w:r w:rsidR="00A61052">
              <w:rPr>
                <w:noProof/>
                <w:webHidden/>
              </w:rPr>
              <w:fldChar w:fldCharType="end"/>
            </w:r>
          </w:hyperlink>
        </w:p>
        <w:p w14:paraId="39E8B79E" w14:textId="175CFC92" w:rsidR="00A61052" w:rsidRDefault="00000000">
          <w:pPr>
            <w:pStyle w:val="Tabladeilustraciones"/>
            <w:tabs>
              <w:tab w:val="right" w:leader="dot" w:pos="8828"/>
            </w:tabs>
            <w:rPr>
              <w:noProof/>
            </w:rPr>
          </w:pPr>
          <w:hyperlink r:id="rId17" w:anchor="_Toc149829151" w:history="1">
            <w:r w:rsidR="00A61052" w:rsidRPr="0005428C">
              <w:rPr>
                <w:rStyle w:val="Hipervnculo"/>
                <w:noProof/>
              </w:rPr>
              <w:t>Ilustración 19.CU-09EX4 Exceso en el límite de miembros en el jurado</w:t>
            </w:r>
            <w:r w:rsidR="00A61052">
              <w:rPr>
                <w:noProof/>
                <w:webHidden/>
              </w:rPr>
              <w:tab/>
            </w:r>
            <w:r w:rsidR="00A61052">
              <w:rPr>
                <w:noProof/>
                <w:webHidden/>
              </w:rPr>
              <w:fldChar w:fldCharType="begin"/>
            </w:r>
            <w:r w:rsidR="00A61052">
              <w:rPr>
                <w:noProof/>
                <w:webHidden/>
              </w:rPr>
              <w:instrText xml:space="preserve"> PAGEREF _Toc149829151 \h </w:instrText>
            </w:r>
            <w:r w:rsidR="00A61052">
              <w:rPr>
                <w:noProof/>
                <w:webHidden/>
              </w:rPr>
            </w:r>
            <w:r w:rsidR="00A61052">
              <w:rPr>
                <w:noProof/>
                <w:webHidden/>
              </w:rPr>
              <w:fldChar w:fldCharType="separate"/>
            </w:r>
            <w:r w:rsidR="00A61052">
              <w:rPr>
                <w:noProof/>
                <w:webHidden/>
              </w:rPr>
              <w:t>20</w:t>
            </w:r>
            <w:r w:rsidR="00A61052">
              <w:rPr>
                <w:noProof/>
                <w:webHidden/>
              </w:rPr>
              <w:fldChar w:fldCharType="end"/>
            </w:r>
          </w:hyperlink>
        </w:p>
        <w:p w14:paraId="2FD8F3B4" w14:textId="0F0848B7" w:rsidR="00A61052" w:rsidRDefault="00000000">
          <w:pPr>
            <w:pStyle w:val="Tabladeilustraciones"/>
            <w:tabs>
              <w:tab w:val="right" w:leader="dot" w:pos="8828"/>
            </w:tabs>
            <w:rPr>
              <w:noProof/>
            </w:rPr>
          </w:pPr>
          <w:hyperlink r:id="rId18" w:anchor="_Toc149829152" w:history="1">
            <w:r w:rsidR="00A61052" w:rsidRPr="0005428C">
              <w:rPr>
                <w:rStyle w:val="Hipervnculo"/>
                <w:noProof/>
              </w:rPr>
              <w:t>Ilustración 20.CU-10.1 Edición de jurado</w:t>
            </w:r>
            <w:r w:rsidR="00A61052">
              <w:rPr>
                <w:noProof/>
                <w:webHidden/>
              </w:rPr>
              <w:tab/>
            </w:r>
            <w:r w:rsidR="00A61052">
              <w:rPr>
                <w:noProof/>
                <w:webHidden/>
              </w:rPr>
              <w:fldChar w:fldCharType="begin"/>
            </w:r>
            <w:r w:rsidR="00A61052">
              <w:rPr>
                <w:noProof/>
                <w:webHidden/>
              </w:rPr>
              <w:instrText xml:space="preserve"> PAGEREF _Toc149829152 \h </w:instrText>
            </w:r>
            <w:r w:rsidR="00A61052">
              <w:rPr>
                <w:noProof/>
                <w:webHidden/>
              </w:rPr>
            </w:r>
            <w:r w:rsidR="00A61052">
              <w:rPr>
                <w:noProof/>
                <w:webHidden/>
              </w:rPr>
              <w:fldChar w:fldCharType="separate"/>
            </w:r>
            <w:r w:rsidR="00A61052">
              <w:rPr>
                <w:noProof/>
                <w:webHidden/>
              </w:rPr>
              <w:t>23</w:t>
            </w:r>
            <w:r w:rsidR="00A61052">
              <w:rPr>
                <w:noProof/>
                <w:webHidden/>
              </w:rPr>
              <w:fldChar w:fldCharType="end"/>
            </w:r>
          </w:hyperlink>
        </w:p>
        <w:p w14:paraId="310A08EC" w14:textId="1BD843FC" w:rsidR="00A61052" w:rsidRDefault="00000000">
          <w:pPr>
            <w:pStyle w:val="Tabladeilustraciones"/>
            <w:tabs>
              <w:tab w:val="right" w:leader="dot" w:pos="8828"/>
            </w:tabs>
            <w:rPr>
              <w:noProof/>
            </w:rPr>
          </w:pPr>
          <w:hyperlink r:id="rId19" w:anchor="_Toc149829153" w:history="1">
            <w:r w:rsidR="00A61052" w:rsidRPr="0005428C">
              <w:rPr>
                <w:rStyle w:val="Hipervnculo"/>
                <w:noProof/>
              </w:rPr>
              <w:t>Ilustración 21.CU-10FA4.1 Cancelar edición de jurado</w:t>
            </w:r>
            <w:r w:rsidR="00A61052">
              <w:rPr>
                <w:noProof/>
                <w:webHidden/>
              </w:rPr>
              <w:tab/>
            </w:r>
            <w:r w:rsidR="00A61052">
              <w:rPr>
                <w:noProof/>
                <w:webHidden/>
              </w:rPr>
              <w:fldChar w:fldCharType="begin"/>
            </w:r>
            <w:r w:rsidR="00A61052">
              <w:rPr>
                <w:noProof/>
                <w:webHidden/>
              </w:rPr>
              <w:instrText xml:space="preserve"> PAGEREF _Toc149829153 \h </w:instrText>
            </w:r>
            <w:r w:rsidR="00A61052">
              <w:rPr>
                <w:noProof/>
                <w:webHidden/>
              </w:rPr>
            </w:r>
            <w:r w:rsidR="00A61052">
              <w:rPr>
                <w:noProof/>
                <w:webHidden/>
              </w:rPr>
              <w:fldChar w:fldCharType="separate"/>
            </w:r>
            <w:r w:rsidR="00A61052">
              <w:rPr>
                <w:noProof/>
                <w:webHidden/>
              </w:rPr>
              <w:t>23</w:t>
            </w:r>
            <w:r w:rsidR="00A61052">
              <w:rPr>
                <w:noProof/>
                <w:webHidden/>
              </w:rPr>
              <w:fldChar w:fldCharType="end"/>
            </w:r>
          </w:hyperlink>
        </w:p>
        <w:p w14:paraId="690518FA" w14:textId="588D9320" w:rsidR="00A61052" w:rsidRDefault="00000000">
          <w:pPr>
            <w:pStyle w:val="Tabladeilustraciones"/>
            <w:tabs>
              <w:tab w:val="right" w:leader="dot" w:pos="8828"/>
            </w:tabs>
            <w:rPr>
              <w:noProof/>
            </w:rPr>
          </w:pPr>
          <w:hyperlink r:id="rId20" w:anchor="_Toc149829154" w:history="1">
            <w:r w:rsidR="00A61052" w:rsidRPr="0005428C">
              <w:rPr>
                <w:rStyle w:val="Hipervnculo"/>
                <w:noProof/>
              </w:rPr>
              <w:t>Ilustración 22.CU-10EX1 No hay conexión a la base de datos</w:t>
            </w:r>
            <w:r w:rsidR="00A61052">
              <w:rPr>
                <w:noProof/>
                <w:webHidden/>
              </w:rPr>
              <w:tab/>
            </w:r>
            <w:r w:rsidR="00A61052">
              <w:rPr>
                <w:noProof/>
                <w:webHidden/>
              </w:rPr>
              <w:fldChar w:fldCharType="begin"/>
            </w:r>
            <w:r w:rsidR="00A61052">
              <w:rPr>
                <w:noProof/>
                <w:webHidden/>
              </w:rPr>
              <w:instrText xml:space="preserve"> PAGEREF _Toc149829154 \h </w:instrText>
            </w:r>
            <w:r w:rsidR="00A61052">
              <w:rPr>
                <w:noProof/>
                <w:webHidden/>
              </w:rPr>
            </w:r>
            <w:r w:rsidR="00A61052">
              <w:rPr>
                <w:noProof/>
                <w:webHidden/>
              </w:rPr>
              <w:fldChar w:fldCharType="separate"/>
            </w:r>
            <w:r w:rsidR="00A61052">
              <w:rPr>
                <w:noProof/>
                <w:webHidden/>
              </w:rPr>
              <w:t>24</w:t>
            </w:r>
            <w:r w:rsidR="00A61052">
              <w:rPr>
                <w:noProof/>
                <w:webHidden/>
              </w:rPr>
              <w:fldChar w:fldCharType="end"/>
            </w:r>
          </w:hyperlink>
        </w:p>
        <w:p w14:paraId="039C2775" w14:textId="36C51051" w:rsidR="00A61052" w:rsidRDefault="00000000">
          <w:pPr>
            <w:pStyle w:val="Tabladeilustraciones"/>
            <w:tabs>
              <w:tab w:val="right" w:leader="dot" w:pos="8828"/>
            </w:tabs>
            <w:rPr>
              <w:noProof/>
            </w:rPr>
          </w:pPr>
          <w:hyperlink r:id="rId21" w:anchor="_Toc149829155" w:history="1">
            <w:r w:rsidR="00A61052" w:rsidRPr="0005428C">
              <w:rPr>
                <w:rStyle w:val="Hipervnculo"/>
                <w:noProof/>
              </w:rPr>
              <w:t>Ilustración 23.CU-10EX2 Campos Vacíos</w:t>
            </w:r>
            <w:r w:rsidR="00A61052">
              <w:rPr>
                <w:noProof/>
                <w:webHidden/>
              </w:rPr>
              <w:tab/>
            </w:r>
            <w:r w:rsidR="00A61052">
              <w:rPr>
                <w:noProof/>
                <w:webHidden/>
              </w:rPr>
              <w:fldChar w:fldCharType="begin"/>
            </w:r>
            <w:r w:rsidR="00A61052">
              <w:rPr>
                <w:noProof/>
                <w:webHidden/>
              </w:rPr>
              <w:instrText xml:space="preserve"> PAGEREF _Toc149829155 \h </w:instrText>
            </w:r>
            <w:r w:rsidR="00A61052">
              <w:rPr>
                <w:noProof/>
                <w:webHidden/>
              </w:rPr>
            </w:r>
            <w:r w:rsidR="00A61052">
              <w:rPr>
                <w:noProof/>
                <w:webHidden/>
              </w:rPr>
              <w:fldChar w:fldCharType="separate"/>
            </w:r>
            <w:r w:rsidR="00A61052">
              <w:rPr>
                <w:noProof/>
                <w:webHidden/>
              </w:rPr>
              <w:t>24</w:t>
            </w:r>
            <w:r w:rsidR="00A61052">
              <w:rPr>
                <w:noProof/>
                <w:webHidden/>
              </w:rPr>
              <w:fldChar w:fldCharType="end"/>
            </w:r>
          </w:hyperlink>
        </w:p>
        <w:p w14:paraId="18A277EB" w14:textId="2F404BEC" w:rsidR="00A61052" w:rsidRDefault="00000000">
          <w:pPr>
            <w:pStyle w:val="Tabladeilustraciones"/>
            <w:tabs>
              <w:tab w:val="right" w:leader="dot" w:pos="8828"/>
            </w:tabs>
            <w:rPr>
              <w:noProof/>
            </w:rPr>
          </w:pPr>
          <w:hyperlink r:id="rId22" w:anchor="_Toc149829156" w:history="1">
            <w:r w:rsidR="00A61052" w:rsidRPr="0005428C">
              <w:rPr>
                <w:rStyle w:val="Hipervnculo"/>
                <w:noProof/>
              </w:rPr>
              <w:t>Ilustración 24.CU-10EX3 Miembro no encontrado en la base de datos</w:t>
            </w:r>
            <w:r w:rsidR="00A61052">
              <w:rPr>
                <w:noProof/>
                <w:webHidden/>
              </w:rPr>
              <w:tab/>
            </w:r>
            <w:r w:rsidR="00A61052">
              <w:rPr>
                <w:noProof/>
                <w:webHidden/>
              </w:rPr>
              <w:fldChar w:fldCharType="begin"/>
            </w:r>
            <w:r w:rsidR="00A61052">
              <w:rPr>
                <w:noProof/>
                <w:webHidden/>
              </w:rPr>
              <w:instrText xml:space="preserve"> PAGEREF _Toc149829156 \h </w:instrText>
            </w:r>
            <w:r w:rsidR="00A61052">
              <w:rPr>
                <w:noProof/>
                <w:webHidden/>
              </w:rPr>
            </w:r>
            <w:r w:rsidR="00A61052">
              <w:rPr>
                <w:noProof/>
                <w:webHidden/>
              </w:rPr>
              <w:fldChar w:fldCharType="separate"/>
            </w:r>
            <w:r w:rsidR="00A61052">
              <w:rPr>
                <w:noProof/>
                <w:webHidden/>
              </w:rPr>
              <w:t>25</w:t>
            </w:r>
            <w:r w:rsidR="00A61052">
              <w:rPr>
                <w:noProof/>
                <w:webHidden/>
              </w:rPr>
              <w:fldChar w:fldCharType="end"/>
            </w:r>
          </w:hyperlink>
        </w:p>
        <w:p w14:paraId="2BDF1FA1" w14:textId="3AF75DA2" w:rsidR="00A61052" w:rsidRDefault="00000000">
          <w:pPr>
            <w:pStyle w:val="Tabladeilustraciones"/>
            <w:tabs>
              <w:tab w:val="right" w:leader="dot" w:pos="8828"/>
            </w:tabs>
            <w:rPr>
              <w:noProof/>
            </w:rPr>
          </w:pPr>
          <w:hyperlink r:id="rId23" w:anchor="_Toc149829157" w:history="1">
            <w:r w:rsidR="00A61052" w:rsidRPr="0005428C">
              <w:rPr>
                <w:rStyle w:val="Hipervnculo"/>
                <w:noProof/>
              </w:rPr>
              <w:t>Ilustración 25.CU-10EX4 Exceso en el límite de miembros en el jurado</w:t>
            </w:r>
            <w:r w:rsidR="00A61052">
              <w:rPr>
                <w:noProof/>
                <w:webHidden/>
              </w:rPr>
              <w:tab/>
            </w:r>
            <w:r w:rsidR="00A61052">
              <w:rPr>
                <w:noProof/>
                <w:webHidden/>
              </w:rPr>
              <w:fldChar w:fldCharType="begin"/>
            </w:r>
            <w:r w:rsidR="00A61052">
              <w:rPr>
                <w:noProof/>
                <w:webHidden/>
              </w:rPr>
              <w:instrText xml:space="preserve"> PAGEREF _Toc149829157 \h </w:instrText>
            </w:r>
            <w:r w:rsidR="00A61052">
              <w:rPr>
                <w:noProof/>
                <w:webHidden/>
              </w:rPr>
            </w:r>
            <w:r w:rsidR="00A61052">
              <w:rPr>
                <w:noProof/>
                <w:webHidden/>
              </w:rPr>
              <w:fldChar w:fldCharType="separate"/>
            </w:r>
            <w:r w:rsidR="00A61052">
              <w:rPr>
                <w:noProof/>
                <w:webHidden/>
              </w:rPr>
              <w:t>25</w:t>
            </w:r>
            <w:r w:rsidR="00A61052">
              <w:rPr>
                <w:noProof/>
                <w:webHidden/>
              </w:rPr>
              <w:fldChar w:fldCharType="end"/>
            </w:r>
          </w:hyperlink>
        </w:p>
        <w:p w14:paraId="29CD323D" w14:textId="3198473A" w:rsidR="00A61052" w:rsidRDefault="00000000">
          <w:pPr>
            <w:pStyle w:val="Tabladeilustraciones"/>
            <w:tabs>
              <w:tab w:val="right" w:leader="dot" w:pos="8828"/>
            </w:tabs>
            <w:rPr>
              <w:noProof/>
            </w:rPr>
          </w:pPr>
          <w:hyperlink r:id="rId24" w:anchor="_Toc149829158" w:history="1">
            <w:r w:rsidR="00A61052" w:rsidRPr="0005428C">
              <w:rPr>
                <w:rStyle w:val="Hipervnculo"/>
                <w:noProof/>
              </w:rPr>
              <w:t>Ilustración 26.CU-11.1 Eliminación de jurado</w:t>
            </w:r>
            <w:r w:rsidR="00A61052">
              <w:rPr>
                <w:noProof/>
                <w:webHidden/>
              </w:rPr>
              <w:tab/>
            </w:r>
            <w:r w:rsidR="00A61052">
              <w:rPr>
                <w:noProof/>
                <w:webHidden/>
              </w:rPr>
              <w:fldChar w:fldCharType="begin"/>
            </w:r>
            <w:r w:rsidR="00A61052">
              <w:rPr>
                <w:noProof/>
                <w:webHidden/>
              </w:rPr>
              <w:instrText xml:space="preserve"> PAGEREF _Toc149829158 \h </w:instrText>
            </w:r>
            <w:r w:rsidR="00A61052">
              <w:rPr>
                <w:noProof/>
                <w:webHidden/>
              </w:rPr>
            </w:r>
            <w:r w:rsidR="00A61052">
              <w:rPr>
                <w:noProof/>
                <w:webHidden/>
              </w:rPr>
              <w:fldChar w:fldCharType="separate"/>
            </w:r>
            <w:r w:rsidR="00A61052">
              <w:rPr>
                <w:noProof/>
                <w:webHidden/>
              </w:rPr>
              <w:t>27</w:t>
            </w:r>
            <w:r w:rsidR="00A61052">
              <w:rPr>
                <w:noProof/>
                <w:webHidden/>
              </w:rPr>
              <w:fldChar w:fldCharType="end"/>
            </w:r>
          </w:hyperlink>
        </w:p>
        <w:p w14:paraId="400D2454" w14:textId="5765A1FB" w:rsidR="00A61052" w:rsidRDefault="00000000">
          <w:pPr>
            <w:pStyle w:val="Tabladeilustraciones"/>
            <w:tabs>
              <w:tab w:val="right" w:leader="dot" w:pos="8828"/>
            </w:tabs>
            <w:rPr>
              <w:noProof/>
            </w:rPr>
          </w:pPr>
          <w:hyperlink r:id="rId25" w:anchor="_Toc149829159" w:history="1">
            <w:r w:rsidR="00A61052" w:rsidRPr="0005428C">
              <w:rPr>
                <w:rStyle w:val="Hipervnculo"/>
                <w:noProof/>
              </w:rPr>
              <w:t>Ilustración 27.EX1 No hay conexión a la base de datos</w:t>
            </w:r>
            <w:r w:rsidR="00A61052">
              <w:rPr>
                <w:noProof/>
                <w:webHidden/>
              </w:rPr>
              <w:tab/>
            </w:r>
            <w:r w:rsidR="00A61052">
              <w:rPr>
                <w:noProof/>
                <w:webHidden/>
              </w:rPr>
              <w:fldChar w:fldCharType="begin"/>
            </w:r>
            <w:r w:rsidR="00A61052">
              <w:rPr>
                <w:noProof/>
                <w:webHidden/>
              </w:rPr>
              <w:instrText xml:space="preserve"> PAGEREF _Toc149829159 \h </w:instrText>
            </w:r>
            <w:r w:rsidR="00A61052">
              <w:rPr>
                <w:noProof/>
                <w:webHidden/>
              </w:rPr>
            </w:r>
            <w:r w:rsidR="00A61052">
              <w:rPr>
                <w:noProof/>
                <w:webHidden/>
              </w:rPr>
              <w:fldChar w:fldCharType="separate"/>
            </w:r>
            <w:r w:rsidR="00A61052">
              <w:rPr>
                <w:noProof/>
                <w:webHidden/>
              </w:rPr>
              <w:t>27</w:t>
            </w:r>
            <w:r w:rsidR="00A61052">
              <w:rPr>
                <w:noProof/>
                <w:webHidden/>
              </w:rPr>
              <w:fldChar w:fldCharType="end"/>
            </w:r>
          </w:hyperlink>
        </w:p>
        <w:p w14:paraId="53378002" w14:textId="1D6C4CC4" w:rsidR="00A61052" w:rsidRDefault="00000000">
          <w:pPr>
            <w:pStyle w:val="Tabladeilustraciones"/>
            <w:tabs>
              <w:tab w:val="right" w:leader="dot" w:pos="8828"/>
            </w:tabs>
            <w:rPr>
              <w:noProof/>
            </w:rPr>
          </w:pPr>
          <w:hyperlink r:id="rId26" w:anchor="_Toc149829160" w:history="1">
            <w:r w:rsidR="00A61052" w:rsidRPr="0005428C">
              <w:rPr>
                <w:rStyle w:val="Hipervnculo"/>
                <w:noProof/>
              </w:rPr>
              <w:t>Ilustración 28.CU-12.1 Consultar solicitudes de talleres</w:t>
            </w:r>
            <w:r w:rsidR="00A61052">
              <w:rPr>
                <w:noProof/>
                <w:webHidden/>
              </w:rPr>
              <w:tab/>
            </w:r>
            <w:r w:rsidR="00A61052">
              <w:rPr>
                <w:noProof/>
                <w:webHidden/>
              </w:rPr>
              <w:fldChar w:fldCharType="begin"/>
            </w:r>
            <w:r w:rsidR="00A61052">
              <w:rPr>
                <w:noProof/>
                <w:webHidden/>
              </w:rPr>
              <w:instrText xml:space="preserve"> PAGEREF _Toc149829160 \h </w:instrText>
            </w:r>
            <w:r w:rsidR="00A61052">
              <w:rPr>
                <w:noProof/>
                <w:webHidden/>
              </w:rPr>
            </w:r>
            <w:r w:rsidR="00A61052">
              <w:rPr>
                <w:noProof/>
                <w:webHidden/>
              </w:rPr>
              <w:fldChar w:fldCharType="separate"/>
            </w:r>
            <w:r w:rsidR="00A61052">
              <w:rPr>
                <w:noProof/>
                <w:webHidden/>
              </w:rPr>
              <w:t>29</w:t>
            </w:r>
            <w:r w:rsidR="00A61052">
              <w:rPr>
                <w:noProof/>
                <w:webHidden/>
              </w:rPr>
              <w:fldChar w:fldCharType="end"/>
            </w:r>
          </w:hyperlink>
        </w:p>
        <w:p w14:paraId="1336B03C" w14:textId="3DE86BBD" w:rsidR="00A61052" w:rsidRDefault="00000000">
          <w:pPr>
            <w:pStyle w:val="Tabladeilustraciones"/>
            <w:tabs>
              <w:tab w:val="right" w:leader="dot" w:pos="8828"/>
            </w:tabs>
            <w:rPr>
              <w:noProof/>
            </w:rPr>
          </w:pPr>
          <w:hyperlink w:anchor="_Toc149829161" w:history="1">
            <w:r w:rsidR="00A61052" w:rsidRPr="0005428C">
              <w:rPr>
                <w:rStyle w:val="Hipervnculo"/>
                <w:noProof/>
              </w:rPr>
              <w:t>Ilustración 30.CU-12.3 Consultar solicitudes de un taller</w:t>
            </w:r>
            <w:r w:rsidR="00A61052">
              <w:rPr>
                <w:noProof/>
                <w:webHidden/>
              </w:rPr>
              <w:tab/>
            </w:r>
            <w:r w:rsidR="00A61052">
              <w:rPr>
                <w:noProof/>
                <w:webHidden/>
              </w:rPr>
              <w:fldChar w:fldCharType="begin"/>
            </w:r>
            <w:r w:rsidR="00A61052">
              <w:rPr>
                <w:noProof/>
                <w:webHidden/>
              </w:rPr>
              <w:instrText xml:space="preserve"> PAGEREF _Toc149829161 \h </w:instrText>
            </w:r>
            <w:r w:rsidR="00A61052">
              <w:rPr>
                <w:noProof/>
                <w:webHidden/>
              </w:rPr>
            </w:r>
            <w:r w:rsidR="00A61052">
              <w:rPr>
                <w:noProof/>
                <w:webHidden/>
              </w:rPr>
              <w:fldChar w:fldCharType="separate"/>
            </w:r>
            <w:r w:rsidR="00A61052">
              <w:rPr>
                <w:noProof/>
                <w:webHidden/>
              </w:rPr>
              <w:t>30</w:t>
            </w:r>
            <w:r w:rsidR="00A61052">
              <w:rPr>
                <w:noProof/>
                <w:webHidden/>
              </w:rPr>
              <w:fldChar w:fldCharType="end"/>
            </w:r>
          </w:hyperlink>
        </w:p>
        <w:p w14:paraId="3413A9AA" w14:textId="73691588" w:rsidR="00A61052" w:rsidRDefault="00000000">
          <w:pPr>
            <w:pStyle w:val="Tabladeilustraciones"/>
            <w:tabs>
              <w:tab w:val="right" w:leader="dot" w:pos="8828"/>
            </w:tabs>
            <w:rPr>
              <w:noProof/>
            </w:rPr>
          </w:pPr>
          <w:hyperlink r:id="rId27" w:anchor="_Toc149829162" w:history="1">
            <w:r w:rsidR="00A61052" w:rsidRPr="0005428C">
              <w:rPr>
                <w:rStyle w:val="Hipervnculo"/>
                <w:noProof/>
              </w:rPr>
              <w:t>Ilustración 29.CU-12EX1 No hay conexión a la base de datos</w:t>
            </w:r>
            <w:r w:rsidR="00A61052">
              <w:rPr>
                <w:noProof/>
                <w:webHidden/>
              </w:rPr>
              <w:tab/>
            </w:r>
            <w:r w:rsidR="00A61052">
              <w:rPr>
                <w:noProof/>
                <w:webHidden/>
              </w:rPr>
              <w:fldChar w:fldCharType="begin"/>
            </w:r>
            <w:r w:rsidR="00A61052">
              <w:rPr>
                <w:noProof/>
                <w:webHidden/>
              </w:rPr>
              <w:instrText xml:space="preserve"> PAGEREF _Toc149829162 \h </w:instrText>
            </w:r>
            <w:r w:rsidR="00A61052">
              <w:rPr>
                <w:noProof/>
                <w:webHidden/>
              </w:rPr>
            </w:r>
            <w:r w:rsidR="00A61052">
              <w:rPr>
                <w:noProof/>
                <w:webHidden/>
              </w:rPr>
              <w:fldChar w:fldCharType="separate"/>
            </w:r>
            <w:r w:rsidR="00A61052">
              <w:rPr>
                <w:noProof/>
                <w:webHidden/>
              </w:rPr>
              <w:t>30</w:t>
            </w:r>
            <w:r w:rsidR="00A61052">
              <w:rPr>
                <w:noProof/>
                <w:webHidden/>
              </w:rPr>
              <w:fldChar w:fldCharType="end"/>
            </w:r>
          </w:hyperlink>
        </w:p>
        <w:p w14:paraId="7160BD9D" w14:textId="68E25F1F" w:rsidR="00A61052" w:rsidRDefault="00000000">
          <w:pPr>
            <w:pStyle w:val="Tabladeilustraciones"/>
            <w:tabs>
              <w:tab w:val="right" w:leader="dot" w:pos="8828"/>
            </w:tabs>
            <w:rPr>
              <w:noProof/>
            </w:rPr>
          </w:pPr>
          <w:hyperlink r:id="rId28" w:anchor="_Toc149829163" w:history="1">
            <w:r w:rsidR="00A61052" w:rsidRPr="0005428C">
              <w:rPr>
                <w:rStyle w:val="Hipervnculo"/>
                <w:noProof/>
              </w:rPr>
              <w:t>Ilustración 31.CU-13.1 Consultar detalles de la solicitud</w:t>
            </w:r>
            <w:r w:rsidR="00A61052">
              <w:rPr>
                <w:noProof/>
                <w:webHidden/>
              </w:rPr>
              <w:tab/>
            </w:r>
            <w:r w:rsidR="00A61052">
              <w:rPr>
                <w:noProof/>
                <w:webHidden/>
              </w:rPr>
              <w:fldChar w:fldCharType="begin"/>
            </w:r>
            <w:r w:rsidR="00A61052">
              <w:rPr>
                <w:noProof/>
                <w:webHidden/>
              </w:rPr>
              <w:instrText xml:space="preserve"> PAGEREF _Toc149829163 \h </w:instrText>
            </w:r>
            <w:r w:rsidR="00A61052">
              <w:rPr>
                <w:noProof/>
                <w:webHidden/>
              </w:rPr>
            </w:r>
            <w:r w:rsidR="00A61052">
              <w:rPr>
                <w:noProof/>
                <w:webHidden/>
              </w:rPr>
              <w:fldChar w:fldCharType="separate"/>
            </w:r>
            <w:r w:rsidR="00A61052">
              <w:rPr>
                <w:noProof/>
                <w:webHidden/>
              </w:rPr>
              <w:t>32</w:t>
            </w:r>
            <w:r w:rsidR="00A61052">
              <w:rPr>
                <w:noProof/>
                <w:webHidden/>
              </w:rPr>
              <w:fldChar w:fldCharType="end"/>
            </w:r>
          </w:hyperlink>
        </w:p>
        <w:p w14:paraId="27572E97" w14:textId="5BD61C2F" w:rsidR="00A61052" w:rsidRDefault="00000000">
          <w:pPr>
            <w:pStyle w:val="Tabladeilustraciones"/>
            <w:tabs>
              <w:tab w:val="right" w:leader="dot" w:pos="8828"/>
            </w:tabs>
            <w:rPr>
              <w:noProof/>
            </w:rPr>
          </w:pPr>
          <w:hyperlink r:id="rId29" w:anchor="_Toc149829164" w:history="1">
            <w:r w:rsidR="00A61052" w:rsidRPr="0005428C">
              <w:rPr>
                <w:rStyle w:val="Hipervnculo"/>
                <w:noProof/>
              </w:rPr>
              <w:t>Ilustración 32.CU-13EX1 No hay conexión a la base de datos</w:t>
            </w:r>
            <w:r w:rsidR="00A61052">
              <w:rPr>
                <w:noProof/>
                <w:webHidden/>
              </w:rPr>
              <w:tab/>
            </w:r>
            <w:r w:rsidR="00A61052">
              <w:rPr>
                <w:noProof/>
                <w:webHidden/>
              </w:rPr>
              <w:fldChar w:fldCharType="begin"/>
            </w:r>
            <w:r w:rsidR="00A61052">
              <w:rPr>
                <w:noProof/>
                <w:webHidden/>
              </w:rPr>
              <w:instrText xml:space="preserve"> PAGEREF _Toc149829164 \h </w:instrText>
            </w:r>
            <w:r w:rsidR="00A61052">
              <w:rPr>
                <w:noProof/>
                <w:webHidden/>
              </w:rPr>
            </w:r>
            <w:r w:rsidR="00A61052">
              <w:rPr>
                <w:noProof/>
                <w:webHidden/>
              </w:rPr>
              <w:fldChar w:fldCharType="separate"/>
            </w:r>
            <w:r w:rsidR="00A61052">
              <w:rPr>
                <w:noProof/>
                <w:webHidden/>
              </w:rPr>
              <w:t>32</w:t>
            </w:r>
            <w:r w:rsidR="00A61052">
              <w:rPr>
                <w:noProof/>
                <w:webHidden/>
              </w:rPr>
              <w:fldChar w:fldCharType="end"/>
            </w:r>
          </w:hyperlink>
        </w:p>
        <w:p w14:paraId="56A328C0" w14:textId="0FECBB67" w:rsidR="00A61052" w:rsidRDefault="00000000">
          <w:pPr>
            <w:pStyle w:val="Tabladeilustraciones"/>
            <w:tabs>
              <w:tab w:val="right" w:leader="dot" w:pos="8828"/>
            </w:tabs>
            <w:rPr>
              <w:noProof/>
            </w:rPr>
          </w:pPr>
          <w:hyperlink r:id="rId30" w:anchor="_Toc149829165" w:history="1">
            <w:r w:rsidR="00A61052" w:rsidRPr="0005428C">
              <w:rPr>
                <w:rStyle w:val="Hipervnculo"/>
                <w:noProof/>
              </w:rPr>
              <w:t>Ilustración 33.CU-14.1 Evaluar solicitud</w:t>
            </w:r>
            <w:r w:rsidR="00A61052">
              <w:rPr>
                <w:noProof/>
                <w:webHidden/>
              </w:rPr>
              <w:tab/>
            </w:r>
            <w:r w:rsidR="00A61052">
              <w:rPr>
                <w:noProof/>
                <w:webHidden/>
              </w:rPr>
              <w:fldChar w:fldCharType="begin"/>
            </w:r>
            <w:r w:rsidR="00A61052">
              <w:rPr>
                <w:noProof/>
                <w:webHidden/>
              </w:rPr>
              <w:instrText xml:space="preserve"> PAGEREF _Toc149829165 \h </w:instrText>
            </w:r>
            <w:r w:rsidR="00A61052">
              <w:rPr>
                <w:noProof/>
                <w:webHidden/>
              </w:rPr>
            </w:r>
            <w:r w:rsidR="00A61052">
              <w:rPr>
                <w:noProof/>
                <w:webHidden/>
              </w:rPr>
              <w:fldChar w:fldCharType="separate"/>
            </w:r>
            <w:r w:rsidR="00A61052">
              <w:rPr>
                <w:noProof/>
                <w:webHidden/>
              </w:rPr>
              <w:t>34</w:t>
            </w:r>
            <w:r w:rsidR="00A61052">
              <w:rPr>
                <w:noProof/>
                <w:webHidden/>
              </w:rPr>
              <w:fldChar w:fldCharType="end"/>
            </w:r>
          </w:hyperlink>
        </w:p>
        <w:p w14:paraId="4C5F3C0B" w14:textId="64C115E8" w:rsidR="00A61052" w:rsidRDefault="00000000">
          <w:pPr>
            <w:pStyle w:val="Tabladeilustraciones"/>
            <w:tabs>
              <w:tab w:val="right" w:leader="dot" w:pos="8828"/>
            </w:tabs>
            <w:rPr>
              <w:noProof/>
            </w:rPr>
          </w:pPr>
          <w:hyperlink r:id="rId31" w:anchor="_Toc149829166" w:history="1">
            <w:r w:rsidR="00A61052" w:rsidRPr="0005428C">
              <w:rPr>
                <w:rStyle w:val="Hipervnculo"/>
                <w:noProof/>
              </w:rPr>
              <w:t>Ilustración 34.CU-14EX1 No hay conexión a la base de datos</w:t>
            </w:r>
            <w:r w:rsidR="00A61052">
              <w:rPr>
                <w:noProof/>
                <w:webHidden/>
              </w:rPr>
              <w:tab/>
            </w:r>
            <w:r w:rsidR="00A61052">
              <w:rPr>
                <w:noProof/>
                <w:webHidden/>
              </w:rPr>
              <w:fldChar w:fldCharType="begin"/>
            </w:r>
            <w:r w:rsidR="00A61052">
              <w:rPr>
                <w:noProof/>
                <w:webHidden/>
              </w:rPr>
              <w:instrText xml:space="preserve"> PAGEREF _Toc149829166 \h </w:instrText>
            </w:r>
            <w:r w:rsidR="00A61052">
              <w:rPr>
                <w:noProof/>
                <w:webHidden/>
              </w:rPr>
            </w:r>
            <w:r w:rsidR="00A61052">
              <w:rPr>
                <w:noProof/>
                <w:webHidden/>
              </w:rPr>
              <w:fldChar w:fldCharType="separate"/>
            </w:r>
            <w:r w:rsidR="00A61052">
              <w:rPr>
                <w:noProof/>
                <w:webHidden/>
              </w:rPr>
              <w:t>35</w:t>
            </w:r>
            <w:r w:rsidR="00A61052">
              <w:rPr>
                <w:noProof/>
                <w:webHidden/>
              </w:rPr>
              <w:fldChar w:fldCharType="end"/>
            </w:r>
          </w:hyperlink>
        </w:p>
        <w:p w14:paraId="7C8F5A38" w14:textId="11E5AB39" w:rsidR="00A61052" w:rsidRDefault="00000000">
          <w:pPr>
            <w:pStyle w:val="Tabladeilustraciones"/>
            <w:tabs>
              <w:tab w:val="right" w:leader="dot" w:pos="8828"/>
            </w:tabs>
            <w:rPr>
              <w:noProof/>
            </w:rPr>
          </w:pPr>
          <w:hyperlink r:id="rId32" w:anchor="_Toc149829167" w:history="1">
            <w:r w:rsidR="00A61052" w:rsidRPr="0005428C">
              <w:rPr>
                <w:rStyle w:val="Hipervnculo"/>
                <w:noProof/>
              </w:rPr>
              <w:t>Ilustración 35.CU-14EX2 Calificación inválida</w:t>
            </w:r>
            <w:r w:rsidR="00A61052">
              <w:rPr>
                <w:noProof/>
                <w:webHidden/>
              </w:rPr>
              <w:tab/>
            </w:r>
            <w:r w:rsidR="00A61052">
              <w:rPr>
                <w:noProof/>
                <w:webHidden/>
              </w:rPr>
              <w:fldChar w:fldCharType="begin"/>
            </w:r>
            <w:r w:rsidR="00A61052">
              <w:rPr>
                <w:noProof/>
                <w:webHidden/>
              </w:rPr>
              <w:instrText xml:space="preserve"> PAGEREF _Toc149829167 \h </w:instrText>
            </w:r>
            <w:r w:rsidR="00A61052">
              <w:rPr>
                <w:noProof/>
                <w:webHidden/>
              </w:rPr>
            </w:r>
            <w:r w:rsidR="00A61052">
              <w:rPr>
                <w:noProof/>
                <w:webHidden/>
              </w:rPr>
              <w:fldChar w:fldCharType="separate"/>
            </w:r>
            <w:r w:rsidR="00A61052">
              <w:rPr>
                <w:noProof/>
                <w:webHidden/>
              </w:rPr>
              <w:t>35</w:t>
            </w:r>
            <w:r w:rsidR="00A61052">
              <w:rPr>
                <w:noProof/>
                <w:webHidden/>
              </w:rPr>
              <w:fldChar w:fldCharType="end"/>
            </w:r>
          </w:hyperlink>
        </w:p>
        <w:p w14:paraId="22850996" w14:textId="14592B7B" w:rsidR="00A61052" w:rsidRDefault="00000000">
          <w:pPr>
            <w:pStyle w:val="Tabladeilustraciones"/>
            <w:tabs>
              <w:tab w:val="right" w:leader="dot" w:pos="8828"/>
            </w:tabs>
            <w:rPr>
              <w:noProof/>
            </w:rPr>
          </w:pPr>
          <w:hyperlink r:id="rId33" w:anchor="_Toc149829168" w:history="1">
            <w:r w:rsidR="00A61052" w:rsidRPr="0005428C">
              <w:rPr>
                <w:rStyle w:val="Hipervnculo"/>
                <w:noProof/>
              </w:rPr>
              <w:t>Ilustración 36.CU-15 Aceptar solicitud</w:t>
            </w:r>
            <w:r w:rsidR="00A61052">
              <w:rPr>
                <w:noProof/>
                <w:webHidden/>
              </w:rPr>
              <w:tab/>
            </w:r>
            <w:r w:rsidR="00A61052">
              <w:rPr>
                <w:noProof/>
                <w:webHidden/>
              </w:rPr>
              <w:fldChar w:fldCharType="begin"/>
            </w:r>
            <w:r w:rsidR="00A61052">
              <w:rPr>
                <w:noProof/>
                <w:webHidden/>
              </w:rPr>
              <w:instrText xml:space="preserve"> PAGEREF _Toc149829168 \h </w:instrText>
            </w:r>
            <w:r w:rsidR="00A61052">
              <w:rPr>
                <w:noProof/>
                <w:webHidden/>
              </w:rPr>
            </w:r>
            <w:r w:rsidR="00A61052">
              <w:rPr>
                <w:noProof/>
                <w:webHidden/>
              </w:rPr>
              <w:fldChar w:fldCharType="separate"/>
            </w:r>
            <w:r w:rsidR="00A61052">
              <w:rPr>
                <w:noProof/>
                <w:webHidden/>
              </w:rPr>
              <w:t>37</w:t>
            </w:r>
            <w:r w:rsidR="00A61052">
              <w:rPr>
                <w:noProof/>
                <w:webHidden/>
              </w:rPr>
              <w:fldChar w:fldCharType="end"/>
            </w:r>
          </w:hyperlink>
        </w:p>
        <w:p w14:paraId="64CD810D" w14:textId="1131B9BF" w:rsidR="00A61052" w:rsidRDefault="00000000">
          <w:pPr>
            <w:pStyle w:val="Tabladeilustraciones"/>
            <w:tabs>
              <w:tab w:val="right" w:leader="dot" w:pos="8828"/>
            </w:tabs>
            <w:rPr>
              <w:noProof/>
            </w:rPr>
          </w:pPr>
          <w:hyperlink r:id="rId34" w:anchor="_Toc149829169" w:history="1">
            <w:r w:rsidR="00A61052" w:rsidRPr="0005428C">
              <w:rPr>
                <w:rStyle w:val="Hipervnculo"/>
                <w:noProof/>
              </w:rPr>
              <w:t>Ilustración 37.CU-15FA1.1 Aceptar solicitud de estudiante</w:t>
            </w:r>
            <w:r w:rsidR="00A61052">
              <w:rPr>
                <w:noProof/>
                <w:webHidden/>
              </w:rPr>
              <w:tab/>
            </w:r>
            <w:r w:rsidR="00A61052">
              <w:rPr>
                <w:noProof/>
                <w:webHidden/>
              </w:rPr>
              <w:fldChar w:fldCharType="begin"/>
            </w:r>
            <w:r w:rsidR="00A61052">
              <w:rPr>
                <w:noProof/>
                <w:webHidden/>
              </w:rPr>
              <w:instrText xml:space="preserve"> PAGEREF _Toc149829169 \h </w:instrText>
            </w:r>
            <w:r w:rsidR="00A61052">
              <w:rPr>
                <w:noProof/>
                <w:webHidden/>
              </w:rPr>
            </w:r>
            <w:r w:rsidR="00A61052">
              <w:rPr>
                <w:noProof/>
                <w:webHidden/>
              </w:rPr>
              <w:fldChar w:fldCharType="separate"/>
            </w:r>
            <w:r w:rsidR="00A61052">
              <w:rPr>
                <w:noProof/>
                <w:webHidden/>
              </w:rPr>
              <w:t>38</w:t>
            </w:r>
            <w:r w:rsidR="00A61052">
              <w:rPr>
                <w:noProof/>
                <w:webHidden/>
              </w:rPr>
              <w:fldChar w:fldCharType="end"/>
            </w:r>
          </w:hyperlink>
        </w:p>
        <w:p w14:paraId="3ADCCD74" w14:textId="27C1C4E5" w:rsidR="00A61052" w:rsidRDefault="00000000">
          <w:pPr>
            <w:pStyle w:val="Tabladeilustraciones"/>
            <w:tabs>
              <w:tab w:val="right" w:leader="dot" w:pos="8828"/>
            </w:tabs>
            <w:rPr>
              <w:noProof/>
            </w:rPr>
          </w:pPr>
          <w:hyperlink r:id="rId35" w:anchor="_Toc149829170" w:history="1">
            <w:r w:rsidR="00A61052" w:rsidRPr="0005428C">
              <w:rPr>
                <w:rStyle w:val="Hipervnculo"/>
                <w:noProof/>
              </w:rPr>
              <w:t>Ilustración 38.CU-15EX1 No hay conexión a la base de datos</w:t>
            </w:r>
            <w:r w:rsidR="00A61052">
              <w:rPr>
                <w:noProof/>
                <w:webHidden/>
              </w:rPr>
              <w:tab/>
            </w:r>
            <w:r w:rsidR="00A61052">
              <w:rPr>
                <w:noProof/>
                <w:webHidden/>
              </w:rPr>
              <w:fldChar w:fldCharType="begin"/>
            </w:r>
            <w:r w:rsidR="00A61052">
              <w:rPr>
                <w:noProof/>
                <w:webHidden/>
              </w:rPr>
              <w:instrText xml:space="preserve"> PAGEREF _Toc149829170 \h </w:instrText>
            </w:r>
            <w:r w:rsidR="00A61052">
              <w:rPr>
                <w:noProof/>
                <w:webHidden/>
              </w:rPr>
            </w:r>
            <w:r w:rsidR="00A61052">
              <w:rPr>
                <w:noProof/>
                <w:webHidden/>
              </w:rPr>
              <w:fldChar w:fldCharType="separate"/>
            </w:r>
            <w:r w:rsidR="00A61052">
              <w:rPr>
                <w:noProof/>
                <w:webHidden/>
              </w:rPr>
              <w:t>38</w:t>
            </w:r>
            <w:r w:rsidR="00A61052">
              <w:rPr>
                <w:noProof/>
                <w:webHidden/>
              </w:rPr>
              <w:fldChar w:fldCharType="end"/>
            </w:r>
          </w:hyperlink>
        </w:p>
        <w:p w14:paraId="43C2AD0A" w14:textId="3619384A" w:rsidR="00A61052" w:rsidRDefault="00000000">
          <w:pPr>
            <w:pStyle w:val="Tabladeilustraciones"/>
            <w:tabs>
              <w:tab w:val="right" w:leader="dot" w:pos="8828"/>
            </w:tabs>
            <w:rPr>
              <w:noProof/>
            </w:rPr>
          </w:pPr>
          <w:hyperlink r:id="rId36" w:anchor="_Toc149829171" w:history="1">
            <w:r w:rsidR="00A61052" w:rsidRPr="0005428C">
              <w:rPr>
                <w:rStyle w:val="Hipervnculo"/>
                <w:noProof/>
              </w:rPr>
              <w:t>Ilustración 39.CU-15EX2 Solicitud sin calificar</w:t>
            </w:r>
            <w:r w:rsidR="00A61052">
              <w:rPr>
                <w:noProof/>
                <w:webHidden/>
              </w:rPr>
              <w:tab/>
            </w:r>
            <w:r w:rsidR="00A61052">
              <w:rPr>
                <w:noProof/>
                <w:webHidden/>
              </w:rPr>
              <w:fldChar w:fldCharType="begin"/>
            </w:r>
            <w:r w:rsidR="00A61052">
              <w:rPr>
                <w:noProof/>
                <w:webHidden/>
              </w:rPr>
              <w:instrText xml:space="preserve"> PAGEREF _Toc149829171 \h </w:instrText>
            </w:r>
            <w:r w:rsidR="00A61052">
              <w:rPr>
                <w:noProof/>
                <w:webHidden/>
              </w:rPr>
            </w:r>
            <w:r w:rsidR="00A61052">
              <w:rPr>
                <w:noProof/>
                <w:webHidden/>
              </w:rPr>
              <w:fldChar w:fldCharType="separate"/>
            </w:r>
            <w:r w:rsidR="00A61052">
              <w:rPr>
                <w:noProof/>
                <w:webHidden/>
              </w:rPr>
              <w:t>39</w:t>
            </w:r>
            <w:r w:rsidR="00A61052">
              <w:rPr>
                <w:noProof/>
                <w:webHidden/>
              </w:rPr>
              <w:fldChar w:fldCharType="end"/>
            </w:r>
          </w:hyperlink>
        </w:p>
        <w:p w14:paraId="1E752091" w14:textId="2F737A87" w:rsidR="00A61052" w:rsidRDefault="00000000">
          <w:pPr>
            <w:pStyle w:val="Tabladeilustraciones"/>
            <w:tabs>
              <w:tab w:val="right" w:leader="dot" w:pos="8828"/>
            </w:tabs>
            <w:rPr>
              <w:noProof/>
            </w:rPr>
          </w:pPr>
          <w:hyperlink r:id="rId37" w:anchor="_Toc149829172" w:history="1">
            <w:r w:rsidR="00A61052" w:rsidRPr="0005428C">
              <w:rPr>
                <w:rStyle w:val="Hipervnculo"/>
                <w:noProof/>
              </w:rPr>
              <w:t>Ilustración 40.CU-16.1 Solicitud rechazada</w:t>
            </w:r>
            <w:r w:rsidR="00A61052">
              <w:rPr>
                <w:noProof/>
                <w:webHidden/>
              </w:rPr>
              <w:tab/>
            </w:r>
            <w:r w:rsidR="00A61052">
              <w:rPr>
                <w:noProof/>
                <w:webHidden/>
              </w:rPr>
              <w:fldChar w:fldCharType="begin"/>
            </w:r>
            <w:r w:rsidR="00A61052">
              <w:rPr>
                <w:noProof/>
                <w:webHidden/>
              </w:rPr>
              <w:instrText xml:space="preserve"> PAGEREF _Toc149829172 \h </w:instrText>
            </w:r>
            <w:r w:rsidR="00A61052">
              <w:rPr>
                <w:noProof/>
                <w:webHidden/>
              </w:rPr>
            </w:r>
            <w:r w:rsidR="00A61052">
              <w:rPr>
                <w:noProof/>
                <w:webHidden/>
              </w:rPr>
              <w:fldChar w:fldCharType="separate"/>
            </w:r>
            <w:r w:rsidR="00A61052">
              <w:rPr>
                <w:noProof/>
                <w:webHidden/>
              </w:rPr>
              <w:t>41</w:t>
            </w:r>
            <w:r w:rsidR="00A61052">
              <w:rPr>
                <w:noProof/>
                <w:webHidden/>
              </w:rPr>
              <w:fldChar w:fldCharType="end"/>
            </w:r>
          </w:hyperlink>
        </w:p>
        <w:p w14:paraId="0E6F1C8B" w14:textId="495794D9" w:rsidR="00A61052" w:rsidRDefault="00000000">
          <w:pPr>
            <w:pStyle w:val="Tabladeilustraciones"/>
            <w:tabs>
              <w:tab w:val="right" w:leader="dot" w:pos="8828"/>
            </w:tabs>
            <w:rPr>
              <w:noProof/>
            </w:rPr>
          </w:pPr>
          <w:hyperlink r:id="rId38" w:anchor="_Toc149829173" w:history="1">
            <w:r w:rsidR="00A61052" w:rsidRPr="0005428C">
              <w:rPr>
                <w:rStyle w:val="Hipervnculo"/>
                <w:noProof/>
              </w:rPr>
              <w:t>Ilustración 41.CU-16EX1 No hay conexión a la base de datos</w:t>
            </w:r>
            <w:r w:rsidR="00A61052">
              <w:rPr>
                <w:noProof/>
                <w:webHidden/>
              </w:rPr>
              <w:tab/>
            </w:r>
            <w:r w:rsidR="00A61052">
              <w:rPr>
                <w:noProof/>
                <w:webHidden/>
              </w:rPr>
              <w:fldChar w:fldCharType="begin"/>
            </w:r>
            <w:r w:rsidR="00A61052">
              <w:rPr>
                <w:noProof/>
                <w:webHidden/>
              </w:rPr>
              <w:instrText xml:space="preserve"> PAGEREF _Toc149829173 \h </w:instrText>
            </w:r>
            <w:r w:rsidR="00A61052">
              <w:rPr>
                <w:noProof/>
                <w:webHidden/>
              </w:rPr>
            </w:r>
            <w:r w:rsidR="00A61052">
              <w:rPr>
                <w:noProof/>
                <w:webHidden/>
              </w:rPr>
              <w:fldChar w:fldCharType="separate"/>
            </w:r>
            <w:r w:rsidR="00A61052">
              <w:rPr>
                <w:noProof/>
                <w:webHidden/>
              </w:rPr>
              <w:t>41</w:t>
            </w:r>
            <w:r w:rsidR="00A61052">
              <w:rPr>
                <w:noProof/>
                <w:webHidden/>
              </w:rPr>
              <w:fldChar w:fldCharType="end"/>
            </w:r>
          </w:hyperlink>
        </w:p>
        <w:p w14:paraId="57A6A702" w14:textId="24A82E5A" w:rsidR="00A61052" w:rsidRDefault="00000000">
          <w:pPr>
            <w:pStyle w:val="Tabladeilustraciones"/>
            <w:tabs>
              <w:tab w:val="right" w:leader="dot" w:pos="8828"/>
            </w:tabs>
            <w:rPr>
              <w:noProof/>
            </w:rPr>
          </w:pPr>
          <w:hyperlink r:id="rId39" w:anchor="_Toc149829174" w:history="1">
            <w:r w:rsidR="00A61052" w:rsidRPr="0005428C">
              <w:rPr>
                <w:rStyle w:val="Hipervnculo"/>
                <w:noProof/>
              </w:rPr>
              <w:t>Ilustración 42.CU-16EX2 Solicitud sin calificar</w:t>
            </w:r>
            <w:r w:rsidR="00A61052">
              <w:rPr>
                <w:noProof/>
                <w:webHidden/>
              </w:rPr>
              <w:tab/>
            </w:r>
            <w:r w:rsidR="00A61052">
              <w:rPr>
                <w:noProof/>
                <w:webHidden/>
              </w:rPr>
              <w:fldChar w:fldCharType="begin"/>
            </w:r>
            <w:r w:rsidR="00A61052">
              <w:rPr>
                <w:noProof/>
                <w:webHidden/>
              </w:rPr>
              <w:instrText xml:space="preserve"> PAGEREF _Toc149829174 \h </w:instrText>
            </w:r>
            <w:r w:rsidR="00A61052">
              <w:rPr>
                <w:noProof/>
                <w:webHidden/>
              </w:rPr>
            </w:r>
            <w:r w:rsidR="00A61052">
              <w:rPr>
                <w:noProof/>
                <w:webHidden/>
              </w:rPr>
              <w:fldChar w:fldCharType="separate"/>
            </w:r>
            <w:r w:rsidR="00A61052">
              <w:rPr>
                <w:noProof/>
                <w:webHidden/>
              </w:rPr>
              <w:t>42</w:t>
            </w:r>
            <w:r w:rsidR="00A61052">
              <w:rPr>
                <w:noProof/>
                <w:webHidden/>
              </w:rPr>
              <w:fldChar w:fldCharType="end"/>
            </w:r>
          </w:hyperlink>
        </w:p>
        <w:p w14:paraId="4CCFAF31" w14:textId="6306F2C2" w:rsidR="00A80886" w:rsidRDefault="00A80886">
          <w:r>
            <w:fldChar w:fldCharType="end"/>
          </w:r>
        </w:p>
        <w:p w14:paraId="26D9242C" w14:textId="77777777" w:rsidR="00A80886" w:rsidRDefault="00A80886"/>
        <w:tbl>
          <w:tblPr>
            <w:tblW w:w="4923" w:type="pct"/>
            <w:tblLook w:val="04A0" w:firstRow="1" w:lastRow="0" w:firstColumn="1" w:lastColumn="0" w:noHBand="0" w:noVBand="1"/>
          </w:tblPr>
          <w:tblGrid>
            <w:gridCol w:w="1782"/>
            <w:gridCol w:w="6900"/>
          </w:tblGrid>
          <w:tr w:rsidR="00CA356B" w:rsidRPr="005B6FE0" w14:paraId="52E9D973" w14:textId="77777777" w:rsidTr="00681195">
            <w:trPr>
              <w:trHeight w:val="329"/>
            </w:trPr>
            <w:tc>
              <w:tcPr>
                <w:tcW w:w="1026" w:type="pct"/>
                <w:tcBorders>
                  <w:top w:val="single" w:sz="4" w:space="0" w:color="000000" w:themeColor="text1"/>
                  <w:left w:val="single" w:sz="8" w:space="0" w:color="000000" w:themeColor="text1"/>
                  <w:bottom w:val="single" w:sz="4" w:space="0" w:color="000000" w:themeColor="text1"/>
                  <w:right w:val="nil"/>
                </w:tcBorders>
                <w:hideMark/>
              </w:tcPr>
              <w:p w14:paraId="00327619" w14:textId="77777777" w:rsidR="00CA356B" w:rsidRPr="00731113" w:rsidRDefault="00CA356B" w:rsidP="00681195">
                <w:pPr>
                  <w:rPr>
                    <w:rFonts w:cs="Arial"/>
                    <w:b/>
                    <w:lang w:val="es-ES"/>
                  </w:rPr>
                </w:pPr>
                <w:r w:rsidRPr="00731113">
                  <w:rPr>
                    <w:rFonts w:cs="Arial"/>
                    <w:b/>
                    <w:lang w:val="es-ES"/>
                  </w:rPr>
                  <w:lastRenderedPageBreak/>
                  <w:t>ID:</w:t>
                </w:r>
              </w:p>
            </w:tc>
            <w:tc>
              <w:tcPr>
                <w:tcW w:w="3974" w:type="pct"/>
                <w:tcBorders>
                  <w:top w:val="single" w:sz="4" w:space="0" w:color="000000" w:themeColor="text1"/>
                  <w:left w:val="single" w:sz="4" w:space="0" w:color="000000" w:themeColor="text1"/>
                  <w:bottom w:val="single" w:sz="4" w:space="0" w:color="000000" w:themeColor="text1"/>
                  <w:right w:val="single" w:sz="8" w:space="0" w:color="000000" w:themeColor="text1"/>
                </w:tcBorders>
              </w:tcPr>
              <w:p w14:paraId="2AE94ADD" w14:textId="399B95D9" w:rsidR="00CA356B" w:rsidRPr="005B6FE0" w:rsidRDefault="00CA356B" w:rsidP="00681195">
                <w:pPr>
                  <w:rPr>
                    <w:rFonts w:cs="Arial"/>
                    <w:lang w:val="es-ES"/>
                  </w:rPr>
                </w:pPr>
                <w:r>
                  <w:rPr>
                    <w:rFonts w:cs="Arial"/>
                    <w:lang w:val="es-ES"/>
                  </w:rPr>
                  <w:t>CU-5</w:t>
                </w:r>
              </w:p>
            </w:tc>
          </w:tr>
          <w:tr w:rsidR="00CA356B" w:rsidRPr="00731113" w14:paraId="06A81769" w14:textId="77777777" w:rsidTr="00681195">
            <w:trPr>
              <w:trHeight w:val="329"/>
            </w:trPr>
            <w:tc>
              <w:tcPr>
                <w:tcW w:w="1026" w:type="pct"/>
                <w:tcBorders>
                  <w:top w:val="single" w:sz="4" w:space="0" w:color="000000" w:themeColor="text1"/>
                  <w:left w:val="single" w:sz="8" w:space="0" w:color="000000" w:themeColor="text1"/>
                  <w:bottom w:val="single" w:sz="4" w:space="0" w:color="000000" w:themeColor="text1"/>
                  <w:right w:val="nil"/>
                </w:tcBorders>
                <w:hideMark/>
              </w:tcPr>
              <w:p w14:paraId="7047FED8" w14:textId="77777777" w:rsidR="00CA356B" w:rsidRPr="00731113" w:rsidRDefault="00CA356B" w:rsidP="00681195">
                <w:pPr>
                  <w:rPr>
                    <w:rFonts w:cs="Arial"/>
                    <w:b/>
                    <w:lang w:val="es-ES"/>
                  </w:rPr>
                </w:pPr>
                <w:r w:rsidRPr="00731113">
                  <w:rPr>
                    <w:rFonts w:cs="Arial"/>
                    <w:b/>
                    <w:lang w:val="es-ES"/>
                  </w:rPr>
                  <w:t>Nombre:</w:t>
                </w:r>
              </w:p>
            </w:tc>
            <w:tc>
              <w:tcPr>
                <w:tcW w:w="3974" w:type="pct"/>
                <w:tcBorders>
                  <w:top w:val="single" w:sz="4" w:space="0" w:color="000000" w:themeColor="text1"/>
                  <w:left w:val="single" w:sz="4" w:space="0" w:color="000000" w:themeColor="text1"/>
                  <w:bottom w:val="single" w:sz="4" w:space="0" w:color="000000" w:themeColor="text1"/>
                  <w:right w:val="single" w:sz="8" w:space="0" w:color="000000" w:themeColor="text1"/>
                </w:tcBorders>
              </w:tcPr>
              <w:p w14:paraId="15089E28" w14:textId="349D4972" w:rsidR="00CA356B" w:rsidRPr="00731113" w:rsidRDefault="00CA356B" w:rsidP="00681195">
                <w:pPr>
                  <w:rPr>
                    <w:rFonts w:cs="Arial"/>
                    <w:lang w:val="es-ES"/>
                  </w:rPr>
                </w:pPr>
                <w:r>
                  <w:rPr>
                    <w:rFonts w:cs="Arial"/>
                    <w:lang w:val="es-ES"/>
                  </w:rPr>
                  <w:t>Consultar</w:t>
                </w:r>
                <w:r w:rsidR="00715BC1">
                  <w:rPr>
                    <w:rFonts w:cs="Arial"/>
                    <w:lang w:val="es-ES"/>
                  </w:rPr>
                  <w:t xml:space="preserve"> </w:t>
                </w:r>
                <w:r>
                  <w:rPr>
                    <w:rFonts w:cs="Arial"/>
                    <w:lang w:val="es-ES"/>
                  </w:rPr>
                  <w:t>talleres</w:t>
                </w:r>
              </w:p>
            </w:tc>
          </w:tr>
          <w:tr w:rsidR="00CA356B" w:rsidRPr="00731113" w14:paraId="117AC218" w14:textId="77777777" w:rsidTr="00681195">
            <w:trPr>
              <w:trHeight w:val="329"/>
            </w:trPr>
            <w:tc>
              <w:tcPr>
                <w:tcW w:w="1026" w:type="pct"/>
                <w:tcBorders>
                  <w:top w:val="single" w:sz="4" w:space="0" w:color="000000" w:themeColor="text1"/>
                  <w:left w:val="single" w:sz="8" w:space="0" w:color="000000" w:themeColor="text1"/>
                  <w:bottom w:val="single" w:sz="4" w:space="0" w:color="000000" w:themeColor="text1"/>
                  <w:right w:val="nil"/>
                </w:tcBorders>
                <w:hideMark/>
              </w:tcPr>
              <w:p w14:paraId="7996D76E" w14:textId="77777777" w:rsidR="00CA356B" w:rsidRPr="00731113" w:rsidRDefault="00CA356B" w:rsidP="00681195">
                <w:pPr>
                  <w:rPr>
                    <w:rFonts w:cs="Arial"/>
                    <w:b/>
                    <w:lang w:val="es-ES"/>
                  </w:rPr>
                </w:pPr>
                <w:r>
                  <w:rPr>
                    <w:rFonts w:cs="Arial"/>
                    <w:b/>
                    <w:lang w:val="es-ES"/>
                  </w:rPr>
                  <w:t>Responsable:</w:t>
                </w:r>
              </w:p>
            </w:tc>
            <w:tc>
              <w:tcPr>
                <w:tcW w:w="3974" w:type="pct"/>
                <w:tcBorders>
                  <w:top w:val="single" w:sz="4" w:space="0" w:color="000000" w:themeColor="text1"/>
                  <w:left w:val="single" w:sz="4" w:space="0" w:color="000000" w:themeColor="text1"/>
                  <w:bottom w:val="single" w:sz="4" w:space="0" w:color="000000" w:themeColor="text1"/>
                  <w:right w:val="single" w:sz="8" w:space="0" w:color="000000" w:themeColor="text1"/>
                </w:tcBorders>
              </w:tcPr>
              <w:p w14:paraId="2AD39152" w14:textId="77777777" w:rsidR="00CA356B" w:rsidRPr="00731113" w:rsidRDefault="00CA356B" w:rsidP="00681195">
                <w:pPr>
                  <w:rPr>
                    <w:rFonts w:cs="Arial"/>
                    <w:lang w:val="es-ES"/>
                  </w:rPr>
                </w:pPr>
                <w:r>
                  <w:rPr>
                    <w:rFonts w:cs="Arial"/>
                    <w:lang w:val="es-ES"/>
                  </w:rPr>
                  <w:t>Christopher Vasquez Zapata</w:t>
                </w:r>
              </w:p>
            </w:tc>
          </w:tr>
          <w:tr w:rsidR="00CA356B" w:rsidRPr="00731113" w14:paraId="216F4F69" w14:textId="77777777" w:rsidTr="00681195">
            <w:trPr>
              <w:trHeight w:val="329"/>
            </w:trPr>
            <w:tc>
              <w:tcPr>
                <w:tcW w:w="1026" w:type="pct"/>
                <w:tcBorders>
                  <w:top w:val="single" w:sz="4" w:space="0" w:color="000000" w:themeColor="text1"/>
                  <w:left w:val="single" w:sz="8" w:space="0" w:color="000000" w:themeColor="text1"/>
                  <w:bottom w:val="single" w:sz="4" w:space="0" w:color="000000" w:themeColor="text1"/>
                  <w:right w:val="nil"/>
                </w:tcBorders>
                <w:hideMark/>
              </w:tcPr>
              <w:p w14:paraId="2D74DB40" w14:textId="77777777" w:rsidR="00CA356B" w:rsidRPr="00731113" w:rsidRDefault="00CA356B" w:rsidP="00681195">
                <w:pPr>
                  <w:rPr>
                    <w:rFonts w:cs="Arial"/>
                    <w:b/>
                    <w:lang w:val="es-ES"/>
                  </w:rPr>
                </w:pPr>
                <w:r w:rsidRPr="00731113">
                  <w:rPr>
                    <w:rFonts w:cs="Arial"/>
                    <w:b/>
                    <w:lang w:val="es-ES"/>
                  </w:rPr>
                  <w:t>Fecha de actualización:</w:t>
                </w:r>
              </w:p>
            </w:tc>
            <w:tc>
              <w:tcPr>
                <w:tcW w:w="3974" w:type="pct"/>
                <w:tcBorders>
                  <w:top w:val="single" w:sz="4" w:space="0" w:color="000000" w:themeColor="text1"/>
                  <w:left w:val="single" w:sz="4" w:space="0" w:color="000000" w:themeColor="text1"/>
                  <w:bottom w:val="single" w:sz="4" w:space="0" w:color="000000" w:themeColor="text1"/>
                  <w:right w:val="single" w:sz="8" w:space="0" w:color="000000" w:themeColor="text1"/>
                </w:tcBorders>
              </w:tcPr>
              <w:p w14:paraId="770BF97E" w14:textId="77777777" w:rsidR="00CA356B" w:rsidRPr="00731113" w:rsidRDefault="00CA356B" w:rsidP="00681195">
                <w:pPr>
                  <w:rPr>
                    <w:rFonts w:cs="Arial"/>
                    <w:lang w:val="es-ES"/>
                  </w:rPr>
                </w:pPr>
                <w:r>
                  <w:rPr>
                    <w:rFonts w:cs="Arial"/>
                    <w:lang w:val="es-ES"/>
                  </w:rPr>
                  <w:t>30-oct-2023</w:t>
                </w:r>
              </w:p>
            </w:tc>
          </w:tr>
          <w:tr w:rsidR="00CA356B" w:rsidRPr="00914E27" w14:paraId="70CC6DC8" w14:textId="77777777" w:rsidTr="00681195">
            <w:trPr>
              <w:trHeight w:val="329"/>
            </w:trPr>
            <w:tc>
              <w:tcPr>
                <w:tcW w:w="1026" w:type="pct"/>
                <w:tcBorders>
                  <w:top w:val="single" w:sz="4" w:space="0" w:color="000000" w:themeColor="text1"/>
                  <w:left w:val="single" w:sz="8" w:space="0" w:color="000000" w:themeColor="text1"/>
                  <w:bottom w:val="single" w:sz="4" w:space="0" w:color="000000" w:themeColor="text1"/>
                  <w:right w:val="nil"/>
                </w:tcBorders>
              </w:tcPr>
              <w:p w14:paraId="464633B4" w14:textId="77777777" w:rsidR="00CA356B" w:rsidRPr="00731113" w:rsidRDefault="00CA356B" w:rsidP="00681195">
                <w:pPr>
                  <w:rPr>
                    <w:rFonts w:cs="Arial"/>
                    <w:b/>
                    <w:lang w:val="es-ES"/>
                  </w:rPr>
                </w:pPr>
                <w:r w:rsidRPr="00731113">
                  <w:rPr>
                    <w:rFonts w:cs="Arial"/>
                    <w:b/>
                    <w:lang w:val="es-ES"/>
                  </w:rPr>
                  <w:t>Descripción:</w:t>
                </w:r>
              </w:p>
            </w:tc>
            <w:tc>
              <w:tcPr>
                <w:tcW w:w="3974" w:type="pct"/>
                <w:tcBorders>
                  <w:top w:val="single" w:sz="4" w:space="0" w:color="000000" w:themeColor="text1"/>
                  <w:left w:val="single" w:sz="4" w:space="0" w:color="000000" w:themeColor="text1"/>
                  <w:bottom w:val="single" w:sz="4" w:space="0" w:color="000000" w:themeColor="text1"/>
                  <w:right w:val="single" w:sz="8" w:space="0" w:color="000000" w:themeColor="text1"/>
                </w:tcBorders>
              </w:tcPr>
              <w:p w14:paraId="0E3A61F3" w14:textId="3A4B41F8" w:rsidR="00CA356B" w:rsidRPr="00731113" w:rsidRDefault="00CA356B" w:rsidP="00681195">
                <w:pPr>
                  <w:jc w:val="both"/>
                  <w:rPr>
                    <w:rFonts w:cs="Arial"/>
                    <w:lang w:val="es-ES"/>
                  </w:rPr>
                </w:pPr>
                <w:r>
                  <w:rPr>
                    <w:rFonts w:cs="Arial"/>
                    <w:lang w:val="es-ES"/>
                  </w:rPr>
                  <w:t xml:space="preserve">El apoyo administrativo </w:t>
                </w:r>
                <w:r w:rsidR="00715BC1">
                  <w:rPr>
                    <w:rFonts w:cs="Arial"/>
                    <w:lang w:val="es-ES"/>
                  </w:rPr>
                  <w:t>consulta los talleres COIL-VIC</w:t>
                </w:r>
                <w:r>
                  <w:rPr>
                    <w:rFonts w:cs="Arial"/>
                    <w:lang w:val="es-ES"/>
                  </w:rPr>
                  <w:t>.</w:t>
                </w:r>
              </w:p>
            </w:tc>
          </w:tr>
          <w:tr w:rsidR="00CA356B" w:rsidRPr="00731113" w14:paraId="4FDC5CF2" w14:textId="77777777" w:rsidTr="00681195">
            <w:trPr>
              <w:trHeight w:val="329"/>
            </w:trPr>
            <w:tc>
              <w:tcPr>
                <w:tcW w:w="1026" w:type="pct"/>
                <w:tcBorders>
                  <w:top w:val="single" w:sz="4" w:space="0" w:color="000000" w:themeColor="text1"/>
                  <w:left w:val="single" w:sz="8" w:space="0" w:color="000000" w:themeColor="text1"/>
                  <w:bottom w:val="single" w:sz="4" w:space="0" w:color="000000" w:themeColor="text1"/>
                  <w:right w:val="nil"/>
                </w:tcBorders>
              </w:tcPr>
              <w:p w14:paraId="6D9C8EEF" w14:textId="77777777" w:rsidR="00CA356B" w:rsidRPr="00731113" w:rsidRDefault="00CA356B" w:rsidP="00681195">
                <w:pPr>
                  <w:rPr>
                    <w:rFonts w:cs="Arial"/>
                    <w:b/>
                    <w:lang w:val="es-ES"/>
                  </w:rPr>
                </w:pPr>
                <w:r w:rsidRPr="00731113">
                  <w:rPr>
                    <w:rFonts w:cs="Arial"/>
                    <w:b/>
                    <w:lang w:val="es-ES"/>
                  </w:rPr>
                  <w:t>Actor(es):</w:t>
                </w:r>
              </w:p>
            </w:tc>
            <w:tc>
              <w:tcPr>
                <w:tcW w:w="3974" w:type="pct"/>
                <w:tcBorders>
                  <w:top w:val="single" w:sz="4" w:space="0" w:color="000000" w:themeColor="text1"/>
                  <w:left w:val="single" w:sz="4" w:space="0" w:color="000000" w:themeColor="text1"/>
                  <w:bottom w:val="single" w:sz="4" w:space="0" w:color="000000" w:themeColor="text1"/>
                  <w:right w:val="single" w:sz="8" w:space="0" w:color="000000" w:themeColor="text1"/>
                </w:tcBorders>
              </w:tcPr>
              <w:p w14:paraId="2A245BA4" w14:textId="173C951C" w:rsidR="00CA356B" w:rsidRDefault="00CA356B" w:rsidP="00681195">
                <w:pPr>
                  <w:rPr>
                    <w:rFonts w:cs="Arial"/>
                    <w:lang w:val="es-ES"/>
                  </w:rPr>
                </w:pPr>
                <w:r>
                  <w:rPr>
                    <w:rFonts w:cs="Arial"/>
                    <w:lang w:val="es-ES"/>
                  </w:rPr>
                  <w:t>AC-</w:t>
                </w:r>
                <w:r w:rsidR="009141FC">
                  <w:rPr>
                    <w:rFonts w:cs="Arial"/>
                    <w:lang w:val="es-ES"/>
                  </w:rPr>
                  <w:t>1</w:t>
                </w:r>
                <w:r>
                  <w:rPr>
                    <w:rFonts w:cs="Arial"/>
                    <w:lang w:val="es-ES"/>
                  </w:rPr>
                  <w:t xml:space="preserve"> Apoyo administrativo</w:t>
                </w:r>
              </w:p>
            </w:tc>
          </w:tr>
          <w:tr w:rsidR="00CA356B" w:rsidRPr="00914E27" w14:paraId="4DACAC87" w14:textId="77777777" w:rsidTr="00681195">
            <w:trPr>
              <w:trHeight w:val="329"/>
            </w:trPr>
            <w:tc>
              <w:tcPr>
                <w:tcW w:w="1026" w:type="pct"/>
                <w:tcBorders>
                  <w:top w:val="single" w:sz="4" w:space="0" w:color="000000" w:themeColor="text1"/>
                  <w:left w:val="single" w:sz="8" w:space="0" w:color="000000" w:themeColor="text1"/>
                  <w:bottom w:val="single" w:sz="4" w:space="0" w:color="000000" w:themeColor="text1"/>
                  <w:right w:val="nil"/>
                </w:tcBorders>
              </w:tcPr>
              <w:p w14:paraId="53E69CDC" w14:textId="77777777" w:rsidR="00CA356B" w:rsidRPr="00731113" w:rsidRDefault="00CA356B" w:rsidP="00681195">
                <w:pPr>
                  <w:rPr>
                    <w:rFonts w:cs="Arial"/>
                    <w:b/>
                    <w:lang w:val="es-ES"/>
                  </w:rPr>
                </w:pPr>
                <w:r>
                  <w:rPr>
                    <w:rFonts w:cs="Arial"/>
                    <w:b/>
                    <w:lang w:val="es-ES"/>
                  </w:rPr>
                  <w:t>Disparador:</w:t>
                </w:r>
              </w:p>
            </w:tc>
            <w:tc>
              <w:tcPr>
                <w:tcW w:w="3974" w:type="pct"/>
                <w:tcBorders>
                  <w:top w:val="single" w:sz="4" w:space="0" w:color="000000" w:themeColor="text1"/>
                  <w:left w:val="single" w:sz="4" w:space="0" w:color="000000" w:themeColor="text1"/>
                  <w:bottom w:val="single" w:sz="4" w:space="0" w:color="000000" w:themeColor="text1"/>
                  <w:right w:val="single" w:sz="8" w:space="0" w:color="000000" w:themeColor="text1"/>
                </w:tcBorders>
              </w:tcPr>
              <w:p w14:paraId="511C81CE" w14:textId="4D54351D" w:rsidR="00CA356B" w:rsidRPr="00731113" w:rsidRDefault="00CA356B" w:rsidP="00681195">
                <w:pPr>
                  <w:rPr>
                    <w:rFonts w:cs="Arial"/>
                    <w:lang w:val="es-ES"/>
                  </w:rPr>
                </w:pPr>
                <w:r>
                  <w:rPr>
                    <w:rFonts w:cs="Arial"/>
                    <w:lang w:val="es-ES"/>
                  </w:rPr>
                  <w:t xml:space="preserve">El apoyo administrativo </w:t>
                </w:r>
                <w:r w:rsidR="00715BC1">
                  <w:rPr>
                    <w:rFonts w:cs="Arial"/>
                    <w:lang w:val="es-ES"/>
                  </w:rPr>
                  <w:t xml:space="preserve">da </w:t>
                </w:r>
                <w:r w:rsidR="0071091F">
                  <w:rPr>
                    <w:rFonts w:cs="Arial"/>
                    <w:lang w:val="es-ES"/>
                  </w:rPr>
                  <w:t>clic</w:t>
                </w:r>
                <w:r w:rsidR="00715BC1">
                  <w:rPr>
                    <w:rFonts w:cs="Arial"/>
                    <w:lang w:val="es-ES"/>
                  </w:rPr>
                  <w:t xml:space="preserve"> en la </w:t>
                </w:r>
                <w:r w:rsidR="001C1EF3">
                  <w:rPr>
                    <w:rFonts w:cs="Arial"/>
                    <w:lang w:val="es-ES"/>
                  </w:rPr>
                  <w:t>categoría “Talleres”</w:t>
                </w:r>
              </w:p>
            </w:tc>
          </w:tr>
          <w:tr w:rsidR="00CA356B" w:rsidRPr="002874B0" w14:paraId="24397339" w14:textId="77777777" w:rsidTr="00681195">
            <w:trPr>
              <w:trHeight w:val="329"/>
            </w:trPr>
            <w:tc>
              <w:tcPr>
                <w:tcW w:w="1026" w:type="pct"/>
                <w:tcBorders>
                  <w:top w:val="single" w:sz="4" w:space="0" w:color="000000" w:themeColor="text1"/>
                  <w:left w:val="single" w:sz="8" w:space="0" w:color="000000" w:themeColor="text1"/>
                  <w:bottom w:val="single" w:sz="4" w:space="0" w:color="000000" w:themeColor="text1"/>
                  <w:right w:val="nil"/>
                </w:tcBorders>
              </w:tcPr>
              <w:p w14:paraId="74639812" w14:textId="77777777" w:rsidR="00CA356B" w:rsidRPr="00731113" w:rsidRDefault="00CA356B" w:rsidP="00681195">
                <w:pPr>
                  <w:rPr>
                    <w:rFonts w:cs="Arial"/>
                    <w:b/>
                    <w:lang w:val="es-ES"/>
                  </w:rPr>
                </w:pPr>
                <w:r w:rsidRPr="00731113">
                  <w:rPr>
                    <w:rFonts w:cs="Arial"/>
                    <w:b/>
                    <w:lang w:val="es-ES"/>
                  </w:rPr>
                  <w:t>Precondiciones:</w:t>
                </w:r>
              </w:p>
            </w:tc>
            <w:tc>
              <w:tcPr>
                <w:tcW w:w="3974" w:type="pct"/>
                <w:tcBorders>
                  <w:top w:val="single" w:sz="4" w:space="0" w:color="000000" w:themeColor="text1"/>
                  <w:left w:val="single" w:sz="4" w:space="0" w:color="000000" w:themeColor="text1"/>
                  <w:bottom w:val="single" w:sz="4" w:space="0" w:color="000000" w:themeColor="text1"/>
                  <w:right w:val="single" w:sz="8" w:space="0" w:color="000000" w:themeColor="text1"/>
                </w:tcBorders>
              </w:tcPr>
              <w:p w14:paraId="16FDDDFA" w14:textId="270708C1" w:rsidR="00CA356B" w:rsidRPr="00731113" w:rsidRDefault="00C17AE7" w:rsidP="00681195">
                <w:pPr>
                  <w:rPr>
                    <w:rFonts w:cs="Arial"/>
                    <w:lang w:val="es-ES"/>
                  </w:rPr>
                </w:pPr>
                <w:r>
                  <w:rPr>
                    <w:rFonts w:cs="Arial"/>
                    <w:lang w:val="es-ES"/>
                  </w:rPr>
                  <w:t xml:space="preserve">PRE-1: </w:t>
                </w:r>
                <w:r w:rsidR="00442E34">
                  <w:rPr>
                    <w:rFonts w:cs="Arial"/>
                    <w:lang w:val="es-ES"/>
                  </w:rPr>
                  <w:t>Existe(n)</w:t>
                </w:r>
                <w:r>
                  <w:rPr>
                    <w:rFonts w:cs="Arial"/>
                    <w:lang w:val="es-ES"/>
                  </w:rPr>
                  <w:t xml:space="preserve"> taller</w:t>
                </w:r>
                <w:r w:rsidR="00442E34">
                  <w:rPr>
                    <w:rFonts w:cs="Arial"/>
                    <w:lang w:val="es-ES"/>
                  </w:rPr>
                  <w:t>(</w:t>
                </w:r>
                <w:r>
                  <w:rPr>
                    <w:rFonts w:cs="Arial"/>
                    <w:lang w:val="es-ES"/>
                  </w:rPr>
                  <w:t>es</w:t>
                </w:r>
                <w:r w:rsidR="00442E34">
                  <w:rPr>
                    <w:rFonts w:cs="Arial"/>
                    <w:lang w:val="es-ES"/>
                  </w:rPr>
                  <w:t>)</w:t>
                </w:r>
                <w:r>
                  <w:rPr>
                    <w:rFonts w:cs="Arial"/>
                    <w:lang w:val="es-ES"/>
                  </w:rPr>
                  <w:t xml:space="preserve"> COIL-VIC creado</w:t>
                </w:r>
                <w:r w:rsidR="00442E34">
                  <w:rPr>
                    <w:rFonts w:cs="Arial"/>
                    <w:lang w:val="es-ES"/>
                  </w:rPr>
                  <w:t>(</w:t>
                </w:r>
                <w:r>
                  <w:rPr>
                    <w:rFonts w:cs="Arial"/>
                    <w:lang w:val="es-ES"/>
                  </w:rPr>
                  <w:t>s</w:t>
                </w:r>
                <w:r w:rsidR="00442E34">
                  <w:rPr>
                    <w:rFonts w:cs="Arial"/>
                    <w:lang w:val="es-ES"/>
                  </w:rPr>
                  <w:t>)</w:t>
                </w:r>
                <w:r>
                  <w:rPr>
                    <w:rFonts w:cs="Arial"/>
                    <w:lang w:val="es-ES"/>
                  </w:rPr>
                  <w:t>.</w:t>
                </w:r>
              </w:p>
            </w:tc>
          </w:tr>
          <w:tr w:rsidR="00CA356B" w:rsidRPr="00D753C1" w14:paraId="78793F75" w14:textId="77777777" w:rsidTr="00681195">
            <w:trPr>
              <w:trHeight w:val="2065"/>
            </w:trPr>
            <w:tc>
              <w:tcPr>
                <w:tcW w:w="1026" w:type="pct"/>
                <w:tcBorders>
                  <w:top w:val="single" w:sz="4" w:space="0" w:color="000000" w:themeColor="text1"/>
                  <w:left w:val="single" w:sz="8" w:space="0" w:color="000000" w:themeColor="text1"/>
                  <w:bottom w:val="single" w:sz="4" w:space="0" w:color="000000" w:themeColor="text1"/>
                  <w:right w:val="nil"/>
                </w:tcBorders>
                <w:hideMark/>
              </w:tcPr>
              <w:p w14:paraId="4B061C69" w14:textId="77777777" w:rsidR="00CA356B" w:rsidRPr="00731113" w:rsidRDefault="00CA356B" w:rsidP="00681195">
                <w:pPr>
                  <w:rPr>
                    <w:rFonts w:cs="Arial"/>
                    <w:b/>
                    <w:lang w:val="es-ES"/>
                  </w:rPr>
                </w:pPr>
                <w:r w:rsidRPr="00731113">
                  <w:rPr>
                    <w:rFonts w:cs="Arial"/>
                    <w:b/>
                    <w:lang w:val="es-ES"/>
                  </w:rPr>
                  <w:t>Flujo Normal:</w:t>
                </w:r>
              </w:p>
            </w:tc>
            <w:tc>
              <w:tcPr>
                <w:tcW w:w="3974" w:type="pct"/>
                <w:tcBorders>
                  <w:top w:val="single" w:sz="4" w:space="0" w:color="000000" w:themeColor="text1"/>
                  <w:left w:val="single" w:sz="4" w:space="0" w:color="000000" w:themeColor="text1"/>
                  <w:bottom w:val="single" w:sz="4" w:space="0" w:color="000000" w:themeColor="text1"/>
                  <w:right w:val="single" w:sz="8" w:space="0" w:color="000000" w:themeColor="text1"/>
                </w:tcBorders>
              </w:tcPr>
              <w:p w14:paraId="447CC5A8" w14:textId="725E3F62" w:rsidR="001C1EF3" w:rsidRPr="00C00CA6" w:rsidRDefault="00CA356B">
                <w:pPr>
                  <w:pStyle w:val="Prrafodelista"/>
                  <w:numPr>
                    <w:ilvl w:val="0"/>
                    <w:numId w:val="21"/>
                  </w:numPr>
                  <w:spacing w:after="0" w:line="276" w:lineRule="auto"/>
                  <w:rPr>
                    <w:lang w:val="es-ES"/>
                  </w:rPr>
                </w:pPr>
                <w:r>
                  <w:rPr>
                    <w:lang w:val="es-ES"/>
                  </w:rPr>
                  <w:t xml:space="preserve">El sistema </w:t>
                </w:r>
                <w:r w:rsidR="001C1EF3">
                  <w:rPr>
                    <w:lang w:val="es-ES"/>
                  </w:rPr>
                  <w:t>muestra una ventana</w:t>
                </w:r>
                <w:r w:rsidR="003D3DCD">
                  <w:rPr>
                    <w:lang w:val="es-ES"/>
                  </w:rPr>
                  <w:t xml:space="preserve"> en</w:t>
                </w:r>
                <w:r w:rsidR="001C1EF3">
                  <w:rPr>
                    <w:lang w:val="es-ES"/>
                  </w:rPr>
                  <w:t xml:space="preserve"> donde la parte superior y de manera centrada se encuentra el </w:t>
                </w:r>
                <w:r w:rsidR="00EB0AEA">
                  <w:rPr>
                    <w:lang w:val="es-ES"/>
                  </w:rPr>
                  <w:t>título</w:t>
                </w:r>
                <w:r w:rsidR="001C1EF3">
                  <w:rPr>
                    <w:lang w:val="es-ES"/>
                  </w:rPr>
                  <w:t xml:space="preserve"> de la categoría, en la parte superior derecha se encuentran los botones “Crear</w:t>
                </w:r>
                <w:r w:rsidR="00442E34">
                  <w:rPr>
                    <w:lang w:val="es-ES"/>
                  </w:rPr>
                  <w:t xml:space="preserve"> nuevo</w:t>
                </w:r>
                <w:r w:rsidR="001C1EF3">
                  <w:rPr>
                    <w:lang w:val="es-ES"/>
                  </w:rPr>
                  <w:t xml:space="preserve"> registro taller”</w:t>
                </w:r>
                <w:r w:rsidR="002D2253">
                  <w:rPr>
                    <w:lang w:val="es-ES"/>
                  </w:rPr>
                  <w:t>, los registro</w:t>
                </w:r>
                <w:r w:rsidR="0071091F">
                  <w:rPr>
                    <w:lang w:val="es-ES"/>
                  </w:rPr>
                  <w:t>(</w:t>
                </w:r>
                <w:r w:rsidR="00EB0AEA">
                  <w:rPr>
                    <w:lang w:val="es-ES"/>
                  </w:rPr>
                  <w:t>s</w:t>
                </w:r>
                <w:r w:rsidR="0071091F">
                  <w:rPr>
                    <w:lang w:val="es-ES"/>
                  </w:rPr>
                  <w:t>)</w:t>
                </w:r>
                <w:r w:rsidR="002D2253">
                  <w:rPr>
                    <w:lang w:val="es-ES"/>
                  </w:rPr>
                  <w:t xml:space="preserve"> </w:t>
                </w:r>
                <w:r w:rsidR="00EB0AEA">
                  <w:rPr>
                    <w:lang w:val="es-ES"/>
                  </w:rPr>
                  <w:t>de</w:t>
                </w:r>
                <w:r w:rsidR="002D2253">
                  <w:rPr>
                    <w:lang w:val="es-ES"/>
                  </w:rPr>
                  <w:t xml:space="preserve"> taller creado</w:t>
                </w:r>
                <w:r w:rsidR="0071091F">
                  <w:rPr>
                    <w:lang w:val="es-ES"/>
                  </w:rPr>
                  <w:t>(</w:t>
                </w:r>
                <w:r w:rsidR="002D2253">
                  <w:rPr>
                    <w:lang w:val="es-ES"/>
                  </w:rPr>
                  <w:t>s</w:t>
                </w:r>
                <w:r w:rsidR="0071091F">
                  <w:rPr>
                    <w:lang w:val="es-ES"/>
                  </w:rPr>
                  <w:t>)</w:t>
                </w:r>
                <w:r w:rsidR="006D76AD">
                  <w:rPr>
                    <w:lang w:val="es-ES"/>
                  </w:rPr>
                  <w:t>,</w:t>
                </w:r>
                <w:r w:rsidR="001F744C">
                  <w:rPr>
                    <w:lang w:val="es-ES"/>
                  </w:rPr>
                  <w:t xml:space="preserve"> aparece</w:t>
                </w:r>
                <w:r w:rsidR="0071091F">
                  <w:rPr>
                    <w:lang w:val="es-ES"/>
                  </w:rPr>
                  <w:t>(n)</w:t>
                </w:r>
                <w:r w:rsidR="001F744C">
                  <w:rPr>
                    <w:lang w:val="es-ES"/>
                  </w:rPr>
                  <w:t xml:space="preserve"> en forma de ficha y con </w:t>
                </w:r>
                <w:r w:rsidR="00AF4342">
                  <w:rPr>
                    <w:lang w:val="es-ES"/>
                  </w:rPr>
                  <w:t xml:space="preserve">el botón de </w:t>
                </w:r>
                <w:r w:rsidR="007D0468">
                  <w:rPr>
                    <w:lang w:val="es-ES"/>
                  </w:rPr>
                  <w:t>“E</w:t>
                </w:r>
                <w:r w:rsidR="00AF4342">
                  <w:rPr>
                    <w:lang w:val="es-ES"/>
                  </w:rPr>
                  <w:t>liminar</w:t>
                </w:r>
                <w:r w:rsidR="007D0468">
                  <w:rPr>
                    <w:lang w:val="es-ES"/>
                  </w:rPr>
                  <w:t>”</w:t>
                </w:r>
                <w:r w:rsidR="00CE0773">
                  <w:rPr>
                    <w:lang w:val="es-ES"/>
                  </w:rPr>
                  <w:t xml:space="preserve">, </w:t>
                </w:r>
                <w:r w:rsidR="007D0468">
                  <w:rPr>
                    <w:lang w:val="es-ES"/>
                  </w:rPr>
                  <w:t>“Agregar</w:t>
                </w:r>
                <w:r w:rsidR="00CE0773">
                  <w:rPr>
                    <w:lang w:val="es-ES"/>
                  </w:rPr>
                  <w:t xml:space="preserve"> estudiante</w:t>
                </w:r>
                <w:r w:rsidR="007D0468">
                  <w:rPr>
                    <w:lang w:val="es-ES"/>
                  </w:rPr>
                  <w:t>”</w:t>
                </w:r>
                <w:r w:rsidR="00CE0773">
                  <w:rPr>
                    <w:lang w:val="es-ES"/>
                  </w:rPr>
                  <w:t xml:space="preserve"> </w:t>
                </w:r>
                <w:r w:rsidR="00DB17FD">
                  <w:rPr>
                    <w:lang w:val="es-ES"/>
                  </w:rPr>
                  <w:t xml:space="preserve">y </w:t>
                </w:r>
                <w:r w:rsidR="007D0468">
                  <w:rPr>
                    <w:lang w:val="es-ES"/>
                  </w:rPr>
                  <w:t>“Agregar f</w:t>
                </w:r>
                <w:r w:rsidR="00DB17FD">
                  <w:rPr>
                    <w:lang w:val="es-ES"/>
                  </w:rPr>
                  <w:t>acilitador</w:t>
                </w:r>
                <w:r w:rsidR="007D0468">
                  <w:rPr>
                    <w:lang w:val="es-ES"/>
                  </w:rPr>
                  <w:t>”</w:t>
                </w:r>
                <w:r w:rsidR="00104611">
                  <w:rPr>
                    <w:lang w:val="es-ES"/>
                  </w:rPr>
                  <w:t>.</w:t>
                </w:r>
              </w:p>
              <w:p w14:paraId="67A4B6A1" w14:textId="1E858004" w:rsidR="00CA356B" w:rsidRDefault="009535A1">
                <w:pPr>
                  <w:pStyle w:val="Prrafodelista"/>
                  <w:numPr>
                    <w:ilvl w:val="0"/>
                    <w:numId w:val="21"/>
                  </w:numPr>
                  <w:spacing w:after="0" w:line="276" w:lineRule="auto"/>
                  <w:rPr>
                    <w:lang w:val="es-ES"/>
                  </w:rPr>
                </w:pPr>
                <w:r>
                  <w:rPr>
                    <w:lang w:val="es-ES"/>
                  </w:rPr>
                  <w:t>El apoyo administrat</w:t>
                </w:r>
                <w:r w:rsidR="00422AD0">
                  <w:rPr>
                    <w:lang w:val="es-ES"/>
                  </w:rPr>
                  <w:t xml:space="preserve">ivo </w:t>
                </w:r>
                <w:r w:rsidR="00442E34">
                  <w:rPr>
                    <w:lang w:val="es-ES"/>
                  </w:rPr>
                  <w:t>cierra la ventana</w:t>
                </w:r>
                <w:r w:rsidR="007975E8">
                  <w:rPr>
                    <w:lang w:val="es-ES"/>
                  </w:rPr>
                  <w:t>.</w:t>
                </w:r>
                <w:r w:rsidR="007975E8" w:rsidRPr="007975E8">
                  <w:rPr>
                    <w:highlight w:val="yellow"/>
                    <w:lang w:val="es-ES"/>
                  </w:rPr>
                  <w:t xml:space="preserve"> (Ver</w:t>
                </w:r>
                <w:r w:rsidR="00442E34">
                  <w:rPr>
                    <w:highlight w:val="yellow"/>
                    <w:lang w:val="es-ES"/>
                  </w:rPr>
                  <w:t xml:space="preserve"> FA 1.1, FA 1.2</w:t>
                </w:r>
                <w:r w:rsidR="00A80886">
                  <w:rPr>
                    <w:highlight w:val="yellow"/>
                    <w:lang w:val="es-ES"/>
                  </w:rPr>
                  <w:t>, FA 1.3, FA 1.4</w:t>
                </w:r>
                <w:r w:rsidR="007975E8" w:rsidRPr="007975E8">
                  <w:rPr>
                    <w:highlight w:val="yellow"/>
                    <w:lang w:val="es-ES"/>
                  </w:rPr>
                  <w:t xml:space="preserve"> EX 1)</w:t>
                </w:r>
              </w:p>
              <w:p w14:paraId="797E2C5F" w14:textId="5B1A8215" w:rsidR="00422AD0" w:rsidRPr="00C00CA6" w:rsidRDefault="00422AD0">
                <w:pPr>
                  <w:pStyle w:val="Prrafodelista"/>
                  <w:numPr>
                    <w:ilvl w:val="0"/>
                    <w:numId w:val="21"/>
                  </w:numPr>
                  <w:spacing w:after="0" w:line="276" w:lineRule="auto"/>
                  <w:rPr>
                    <w:lang w:val="es-ES"/>
                  </w:rPr>
                </w:pPr>
                <w:r>
                  <w:rPr>
                    <w:lang w:val="es-ES"/>
                  </w:rPr>
                  <w:t>Termina el caso de uso.</w:t>
                </w:r>
              </w:p>
            </w:tc>
          </w:tr>
          <w:tr w:rsidR="00CA356B" w:rsidRPr="00914E27" w14:paraId="1EF75DBB" w14:textId="77777777" w:rsidTr="00681195">
            <w:trPr>
              <w:trHeight w:val="329"/>
            </w:trPr>
            <w:tc>
              <w:tcPr>
                <w:tcW w:w="1026" w:type="pct"/>
                <w:tcBorders>
                  <w:top w:val="single" w:sz="4" w:space="0" w:color="000000" w:themeColor="text1"/>
                  <w:left w:val="single" w:sz="8" w:space="0" w:color="000000" w:themeColor="text1"/>
                  <w:bottom w:val="single" w:sz="4" w:space="0" w:color="000000" w:themeColor="text1"/>
                  <w:right w:val="nil"/>
                </w:tcBorders>
                <w:hideMark/>
              </w:tcPr>
              <w:p w14:paraId="5E846184" w14:textId="77777777" w:rsidR="00CA356B" w:rsidRPr="00731113" w:rsidRDefault="00CA356B" w:rsidP="00681195">
                <w:pPr>
                  <w:rPr>
                    <w:rFonts w:cs="Arial"/>
                    <w:b/>
                    <w:lang w:val="es-ES"/>
                  </w:rPr>
                </w:pPr>
                <w:r w:rsidRPr="00731113">
                  <w:rPr>
                    <w:rFonts w:cs="Arial"/>
                    <w:b/>
                    <w:lang w:val="es-ES"/>
                  </w:rPr>
                  <w:t>Flujos Alternos:</w:t>
                </w:r>
              </w:p>
            </w:tc>
            <w:tc>
              <w:tcPr>
                <w:tcW w:w="3974" w:type="pct"/>
                <w:tcBorders>
                  <w:top w:val="single" w:sz="4" w:space="0" w:color="000000" w:themeColor="text1"/>
                  <w:left w:val="single" w:sz="4" w:space="0" w:color="000000" w:themeColor="text1"/>
                  <w:bottom w:val="single" w:sz="4" w:space="0" w:color="000000" w:themeColor="text1"/>
                  <w:right w:val="single" w:sz="8" w:space="0" w:color="000000" w:themeColor="text1"/>
                </w:tcBorders>
                <w:hideMark/>
              </w:tcPr>
              <w:p w14:paraId="466162DB" w14:textId="211A4121" w:rsidR="00CA356B" w:rsidRPr="00442E34" w:rsidRDefault="00442E34">
                <w:pPr>
                  <w:pStyle w:val="Prrafodelista"/>
                  <w:numPr>
                    <w:ilvl w:val="1"/>
                    <w:numId w:val="40"/>
                  </w:numPr>
                  <w:spacing w:after="200" w:line="276" w:lineRule="auto"/>
                  <w:rPr>
                    <w:rFonts w:cs="Arial"/>
                    <w:lang w:val="es-ES"/>
                  </w:rPr>
                </w:pPr>
                <w:r w:rsidRPr="00442E34">
                  <w:rPr>
                    <w:rFonts w:cs="Arial"/>
                    <w:lang w:val="es-ES"/>
                  </w:rPr>
                  <w:t>El apoyo administrativo da clic en “Crear nuevo registro taller”</w:t>
                </w:r>
              </w:p>
              <w:p w14:paraId="3006D7A6" w14:textId="77777777" w:rsidR="00442E34" w:rsidRDefault="00442E34">
                <w:pPr>
                  <w:pStyle w:val="Prrafodelista"/>
                  <w:numPr>
                    <w:ilvl w:val="0"/>
                    <w:numId w:val="41"/>
                  </w:numPr>
                  <w:spacing w:after="200" w:line="276" w:lineRule="auto"/>
                  <w:rPr>
                    <w:rFonts w:cs="Arial"/>
                    <w:lang w:val="es-ES"/>
                  </w:rPr>
                </w:pPr>
                <w:r>
                  <w:rPr>
                    <w:rFonts w:cs="Arial"/>
                    <w:lang w:val="es-ES"/>
                  </w:rPr>
                  <w:t xml:space="preserve">Extiende al </w:t>
                </w:r>
                <w:r w:rsidRPr="00442E34">
                  <w:rPr>
                    <w:rFonts w:cs="Arial"/>
                    <w:highlight w:val="cyan"/>
                    <w:lang w:val="es-ES"/>
                  </w:rPr>
                  <w:t>CU-06 Crear nuevo registro taller</w:t>
                </w:r>
                <w:r>
                  <w:rPr>
                    <w:rFonts w:cs="Arial"/>
                    <w:lang w:val="es-ES"/>
                  </w:rPr>
                  <w:t>.</w:t>
                </w:r>
              </w:p>
              <w:p w14:paraId="4C77B0FA" w14:textId="77777777" w:rsidR="00442E34" w:rsidRDefault="00442E34" w:rsidP="00442E34">
                <w:pPr>
                  <w:spacing w:after="200" w:line="276" w:lineRule="auto"/>
                  <w:rPr>
                    <w:rFonts w:cs="Arial"/>
                    <w:lang w:val="es-ES"/>
                  </w:rPr>
                </w:pPr>
                <w:r>
                  <w:rPr>
                    <w:rFonts w:cs="Arial"/>
                    <w:lang w:val="es-ES"/>
                  </w:rPr>
                  <w:t>1.2 El apoyo administrativo da clic en “Eliminar”</w:t>
                </w:r>
              </w:p>
              <w:p w14:paraId="35F5C35E" w14:textId="77777777" w:rsidR="00442E34" w:rsidRDefault="00442E34" w:rsidP="00442E34">
                <w:pPr>
                  <w:spacing w:after="200" w:line="276" w:lineRule="auto"/>
                  <w:rPr>
                    <w:rFonts w:cs="Arial"/>
                    <w:lang w:val="es-ES"/>
                  </w:rPr>
                </w:pPr>
                <w:r>
                  <w:rPr>
                    <w:rFonts w:cs="Arial"/>
                    <w:lang w:val="es-ES"/>
                  </w:rPr>
                  <w:t xml:space="preserve">        1.   Extiende al </w:t>
                </w:r>
                <w:r w:rsidRPr="00442E34">
                  <w:rPr>
                    <w:rFonts w:cs="Arial"/>
                    <w:highlight w:val="cyan"/>
                    <w:lang w:val="es-ES"/>
                  </w:rPr>
                  <w:t>CU-07 Eliminar taller</w:t>
                </w:r>
                <w:r>
                  <w:rPr>
                    <w:rFonts w:cs="Arial"/>
                    <w:lang w:val="es-ES"/>
                  </w:rPr>
                  <w:t>.</w:t>
                </w:r>
              </w:p>
              <w:p w14:paraId="4261A029" w14:textId="2FD62828" w:rsidR="00A437CE" w:rsidRDefault="00A437CE" w:rsidP="00442E34">
                <w:pPr>
                  <w:spacing w:after="200" w:line="276" w:lineRule="auto"/>
                  <w:rPr>
                    <w:rFonts w:cs="Arial"/>
                    <w:lang w:val="es-ES"/>
                  </w:rPr>
                </w:pPr>
                <w:r>
                  <w:rPr>
                    <w:rFonts w:cs="Arial"/>
                    <w:lang w:val="es-ES"/>
                  </w:rPr>
                  <w:t>1.3 El apoyo administrativo da clic en “Agregar facilitador”</w:t>
                </w:r>
              </w:p>
              <w:p w14:paraId="5CD0BE9B" w14:textId="77777777" w:rsidR="00A437CE" w:rsidRDefault="00A437CE">
                <w:pPr>
                  <w:pStyle w:val="Prrafodelista"/>
                  <w:numPr>
                    <w:ilvl w:val="0"/>
                    <w:numId w:val="49"/>
                  </w:numPr>
                  <w:spacing w:after="200" w:line="276" w:lineRule="auto"/>
                  <w:rPr>
                    <w:rFonts w:cs="Arial"/>
                    <w:lang w:val="es-ES"/>
                  </w:rPr>
                </w:pPr>
                <w:r>
                  <w:rPr>
                    <w:rFonts w:cs="Arial"/>
                    <w:lang w:val="es-ES"/>
                  </w:rPr>
                  <w:t xml:space="preserve">Extiende al </w:t>
                </w:r>
                <w:r w:rsidRPr="00A437CE">
                  <w:rPr>
                    <w:rFonts w:cs="Arial"/>
                    <w:highlight w:val="cyan"/>
                    <w:lang w:val="es-ES"/>
                  </w:rPr>
                  <w:t>CU-28 Asignar facilitador a taller</w:t>
                </w:r>
                <w:r>
                  <w:rPr>
                    <w:rFonts w:cs="Arial"/>
                    <w:lang w:val="es-ES"/>
                  </w:rPr>
                  <w:t>.</w:t>
                </w:r>
              </w:p>
              <w:p w14:paraId="2F059300" w14:textId="77777777" w:rsidR="00A437CE" w:rsidRDefault="00A437CE" w:rsidP="00A437CE">
                <w:pPr>
                  <w:spacing w:after="200" w:line="276" w:lineRule="auto"/>
                  <w:rPr>
                    <w:rFonts w:cs="Arial"/>
                    <w:lang w:val="es-ES"/>
                  </w:rPr>
                </w:pPr>
                <w:r>
                  <w:rPr>
                    <w:rFonts w:cs="Arial"/>
                    <w:lang w:val="es-ES"/>
                  </w:rPr>
                  <w:t>1.4 El apoyo administrativo da clic en “Agregar Estudiante”</w:t>
                </w:r>
              </w:p>
              <w:p w14:paraId="179DE217" w14:textId="16B54A88" w:rsidR="00A437CE" w:rsidRPr="00A437CE" w:rsidRDefault="00A437CE">
                <w:pPr>
                  <w:pStyle w:val="Prrafodelista"/>
                  <w:numPr>
                    <w:ilvl w:val="0"/>
                    <w:numId w:val="50"/>
                  </w:numPr>
                  <w:spacing w:after="200" w:line="276" w:lineRule="auto"/>
                  <w:rPr>
                    <w:rFonts w:cs="Arial"/>
                    <w:lang w:val="es-ES"/>
                  </w:rPr>
                </w:pPr>
                <w:r>
                  <w:rPr>
                    <w:rFonts w:cs="Arial"/>
                    <w:lang w:val="es-ES"/>
                  </w:rPr>
                  <w:t xml:space="preserve">Extiende al </w:t>
                </w:r>
                <w:r w:rsidRPr="00A437CE">
                  <w:rPr>
                    <w:rFonts w:cs="Arial"/>
                    <w:highlight w:val="cyan"/>
                    <w:lang w:val="es-ES"/>
                  </w:rPr>
                  <w:t>CU-19 Asignar estudiante a taller</w:t>
                </w:r>
                <w:r>
                  <w:rPr>
                    <w:rFonts w:cs="Arial"/>
                    <w:lang w:val="es-ES"/>
                  </w:rPr>
                  <w:t>.</w:t>
                </w:r>
              </w:p>
            </w:tc>
          </w:tr>
          <w:tr w:rsidR="00CA356B" w:rsidRPr="00914E27" w14:paraId="042361BB" w14:textId="77777777" w:rsidTr="00681195">
            <w:trPr>
              <w:trHeight w:val="329"/>
            </w:trPr>
            <w:tc>
              <w:tcPr>
                <w:tcW w:w="1026" w:type="pct"/>
                <w:tcBorders>
                  <w:top w:val="single" w:sz="4" w:space="0" w:color="000000" w:themeColor="text1"/>
                  <w:left w:val="single" w:sz="8" w:space="0" w:color="000000" w:themeColor="text1"/>
                  <w:bottom w:val="single" w:sz="4" w:space="0" w:color="000000" w:themeColor="text1"/>
                  <w:right w:val="nil"/>
                </w:tcBorders>
                <w:hideMark/>
              </w:tcPr>
              <w:p w14:paraId="12D38C74" w14:textId="77777777" w:rsidR="00CA356B" w:rsidRPr="00731113" w:rsidRDefault="00CA356B" w:rsidP="00681195">
                <w:pPr>
                  <w:rPr>
                    <w:rFonts w:cs="Arial"/>
                    <w:b/>
                    <w:lang w:val="es-ES"/>
                  </w:rPr>
                </w:pPr>
                <w:r w:rsidRPr="00731113">
                  <w:rPr>
                    <w:rFonts w:cs="Arial"/>
                    <w:b/>
                    <w:lang w:val="es-ES"/>
                  </w:rPr>
                  <w:t>Excepciones:</w:t>
                </w:r>
              </w:p>
            </w:tc>
            <w:tc>
              <w:tcPr>
                <w:tcW w:w="3974" w:type="pct"/>
                <w:tcBorders>
                  <w:top w:val="single" w:sz="4" w:space="0" w:color="000000" w:themeColor="text1"/>
                  <w:left w:val="single" w:sz="4" w:space="0" w:color="000000" w:themeColor="text1"/>
                  <w:bottom w:val="single" w:sz="4" w:space="0" w:color="000000" w:themeColor="text1"/>
                  <w:right w:val="single" w:sz="8" w:space="0" w:color="000000" w:themeColor="text1"/>
                </w:tcBorders>
              </w:tcPr>
              <w:p w14:paraId="58BFF67C" w14:textId="0777E3E7" w:rsidR="00CA356B" w:rsidRDefault="00CA356B" w:rsidP="00681195">
                <w:pPr>
                  <w:suppressAutoHyphens/>
                  <w:spacing w:after="200" w:line="276" w:lineRule="auto"/>
                  <w:rPr>
                    <w:rFonts w:ascii="Calibri" w:eastAsia="Calibri" w:hAnsi="Calibri" w:cs="Arial"/>
                    <w:kern w:val="0"/>
                    <w:lang w:val="es-ES"/>
                    <w14:ligatures w14:val="none"/>
                  </w:rPr>
                </w:pPr>
                <w:r>
                  <w:rPr>
                    <w:rFonts w:ascii="Calibri" w:eastAsia="Calibri" w:hAnsi="Calibri" w:cs="Arial"/>
                    <w:kern w:val="0"/>
                    <w:lang w:val="es-ES"/>
                    <w14:ligatures w14:val="none"/>
                  </w:rPr>
                  <w:t xml:space="preserve">EX 1 </w:t>
                </w:r>
                <w:r w:rsidR="007D0468">
                  <w:rPr>
                    <w:rFonts w:ascii="Calibri" w:eastAsia="Calibri" w:hAnsi="Calibri" w:cs="Arial"/>
                    <w:kern w:val="0"/>
                    <w:lang w:val="es-ES"/>
                    <w14:ligatures w14:val="none"/>
                  </w:rPr>
                  <w:t>No hay conexión con la base de datos.</w:t>
                </w:r>
              </w:p>
              <w:p w14:paraId="7051E9B3" w14:textId="77777777" w:rsidR="00CA356B" w:rsidRDefault="007D0468">
                <w:pPr>
                  <w:pStyle w:val="Prrafodelista"/>
                  <w:numPr>
                    <w:ilvl w:val="0"/>
                    <w:numId w:val="22"/>
                  </w:numPr>
                  <w:suppressAutoHyphens/>
                  <w:spacing w:after="200" w:line="276" w:lineRule="auto"/>
                  <w:rPr>
                    <w:rFonts w:ascii="Calibri" w:eastAsia="Calibri" w:hAnsi="Calibri" w:cs="Arial"/>
                    <w:kern w:val="0"/>
                    <w:lang w:val="es-ES"/>
                    <w14:ligatures w14:val="none"/>
                  </w:rPr>
                </w:pPr>
                <w:r>
                  <w:rPr>
                    <w:rFonts w:ascii="Calibri" w:eastAsia="Calibri" w:hAnsi="Calibri" w:cs="Arial"/>
                    <w:kern w:val="0"/>
                    <w:lang w:val="es-ES"/>
                    <w14:ligatures w14:val="none"/>
                  </w:rPr>
                  <w:t>El sistema muestra una ventana con el mensaje “No hay conexión a la base de datos, por favor inténtelo más tarde” y la opción de “Aceptar”.</w:t>
                </w:r>
              </w:p>
              <w:p w14:paraId="26B69DDF" w14:textId="70E20426" w:rsidR="007D0468" w:rsidRDefault="007D0468">
                <w:pPr>
                  <w:pStyle w:val="Prrafodelista"/>
                  <w:numPr>
                    <w:ilvl w:val="0"/>
                    <w:numId w:val="22"/>
                  </w:numPr>
                  <w:suppressAutoHyphens/>
                  <w:spacing w:after="200" w:line="276" w:lineRule="auto"/>
                  <w:rPr>
                    <w:rFonts w:ascii="Calibri" w:eastAsia="Calibri" w:hAnsi="Calibri" w:cs="Arial"/>
                    <w:kern w:val="0"/>
                    <w:lang w:val="es-ES"/>
                    <w14:ligatures w14:val="none"/>
                  </w:rPr>
                </w:pPr>
                <w:r>
                  <w:rPr>
                    <w:rFonts w:ascii="Calibri" w:eastAsia="Calibri" w:hAnsi="Calibri" w:cs="Arial"/>
                    <w:kern w:val="0"/>
                    <w:lang w:val="es-ES"/>
                    <w14:ligatures w14:val="none"/>
                  </w:rPr>
                  <w:t xml:space="preserve">El apoyo administrativo da </w:t>
                </w:r>
                <w:r w:rsidR="0071091F">
                  <w:rPr>
                    <w:rFonts w:ascii="Calibri" w:eastAsia="Calibri" w:hAnsi="Calibri" w:cs="Arial"/>
                    <w:kern w:val="0"/>
                    <w:lang w:val="es-ES"/>
                    <w14:ligatures w14:val="none"/>
                  </w:rPr>
                  <w:t>clic</w:t>
                </w:r>
                <w:r>
                  <w:rPr>
                    <w:rFonts w:ascii="Calibri" w:eastAsia="Calibri" w:hAnsi="Calibri" w:cs="Arial"/>
                    <w:kern w:val="0"/>
                    <w:lang w:val="es-ES"/>
                    <w14:ligatures w14:val="none"/>
                  </w:rPr>
                  <w:t xml:space="preserve"> en “Aceptar”.</w:t>
                </w:r>
              </w:p>
              <w:p w14:paraId="0939A95F" w14:textId="3089535D" w:rsidR="007D0468" w:rsidRPr="007975E8" w:rsidRDefault="007D0468">
                <w:pPr>
                  <w:pStyle w:val="Prrafodelista"/>
                  <w:numPr>
                    <w:ilvl w:val="0"/>
                    <w:numId w:val="22"/>
                  </w:numPr>
                  <w:suppressAutoHyphens/>
                  <w:spacing w:after="200" w:line="276" w:lineRule="auto"/>
                  <w:rPr>
                    <w:rFonts w:ascii="Calibri" w:eastAsia="Calibri" w:hAnsi="Calibri" w:cs="Arial"/>
                    <w:kern w:val="0"/>
                    <w:lang w:val="es-ES"/>
                    <w14:ligatures w14:val="none"/>
                  </w:rPr>
                </w:pPr>
                <w:r>
                  <w:rPr>
                    <w:rFonts w:ascii="Calibri" w:eastAsia="Calibri" w:hAnsi="Calibri" w:cs="Arial"/>
                    <w:kern w:val="0"/>
                    <w:lang w:val="es-ES"/>
                    <w14:ligatures w14:val="none"/>
                  </w:rPr>
                  <w:t>Termina el caso de uso y regresan al menú principal.</w:t>
                </w:r>
              </w:p>
            </w:tc>
          </w:tr>
          <w:tr w:rsidR="00CA356B" w:rsidRPr="00914E27" w14:paraId="1E77CF04" w14:textId="77777777" w:rsidTr="00681195">
            <w:trPr>
              <w:trHeight w:val="348"/>
            </w:trPr>
            <w:tc>
              <w:tcPr>
                <w:tcW w:w="1026" w:type="pct"/>
                <w:tcBorders>
                  <w:top w:val="single" w:sz="4" w:space="0" w:color="000000" w:themeColor="text1"/>
                  <w:left w:val="single" w:sz="8" w:space="0" w:color="000000" w:themeColor="text1"/>
                  <w:bottom w:val="single" w:sz="4" w:space="0" w:color="000000" w:themeColor="text1"/>
                  <w:right w:val="nil"/>
                </w:tcBorders>
                <w:hideMark/>
              </w:tcPr>
              <w:p w14:paraId="5C68E998" w14:textId="77777777" w:rsidR="00CA356B" w:rsidRPr="00731113" w:rsidRDefault="00CA356B" w:rsidP="00681195">
                <w:pPr>
                  <w:rPr>
                    <w:rFonts w:cs="Arial"/>
                    <w:b/>
                    <w:lang w:val="es-ES"/>
                  </w:rPr>
                </w:pPr>
                <w:r w:rsidRPr="00731113">
                  <w:rPr>
                    <w:rFonts w:cs="Arial"/>
                    <w:b/>
                    <w:lang w:val="es-ES"/>
                  </w:rPr>
                  <w:lastRenderedPageBreak/>
                  <w:t>Pos</w:t>
                </w:r>
                <w:r>
                  <w:rPr>
                    <w:rFonts w:cs="Arial"/>
                    <w:b/>
                    <w:lang w:val="es-ES"/>
                  </w:rPr>
                  <w:t>t</w:t>
                </w:r>
                <w:r w:rsidRPr="00731113">
                  <w:rPr>
                    <w:rFonts w:cs="Arial"/>
                    <w:b/>
                    <w:lang w:val="es-ES"/>
                  </w:rPr>
                  <w:t>condiciones:</w:t>
                </w:r>
              </w:p>
            </w:tc>
            <w:tc>
              <w:tcPr>
                <w:tcW w:w="3974" w:type="pct"/>
                <w:tcBorders>
                  <w:top w:val="single" w:sz="4" w:space="0" w:color="000000" w:themeColor="text1"/>
                  <w:left w:val="single" w:sz="4" w:space="0" w:color="000000" w:themeColor="text1"/>
                  <w:bottom w:val="single" w:sz="4" w:space="0" w:color="000000" w:themeColor="text1"/>
                  <w:right w:val="single" w:sz="8" w:space="0" w:color="000000" w:themeColor="text1"/>
                </w:tcBorders>
              </w:tcPr>
              <w:p w14:paraId="3FD661EE" w14:textId="195BB3DC" w:rsidR="00CA356B" w:rsidRPr="00731113" w:rsidRDefault="00CA356B" w:rsidP="00681195">
                <w:pPr>
                  <w:rPr>
                    <w:rFonts w:cs="Arial"/>
                    <w:lang w:val="es-ES"/>
                  </w:rPr>
                </w:pPr>
                <w:r>
                  <w:rPr>
                    <w:rFonts w:cs="Arial"/>
                    <w:lang w:val="es-ES"/>
                  </w:rPr>
                  <w:t xml:space="preserve">POST 1: </w:t>
                </w:r>
                <w:r w:rsidR="007975E8">
                  <w:rPr>
                    <w:rFonts w:cs="Arial"/>
                    <w:lang w:val="es-ES"/>
                  </w:rPr>
                  <w:t>Es posible visualizar</w:t>
                </w:r>
                <w:r w:rsidR="0071091F">
                  <w:rPr>
                    <w:rFonts w:cs="Arial"/>
                    <w:lang w:val="es-ES"/>
                  </w:rPr>
                  <w:t xml:space="preserve"> los</w:t>
                </w:r>
                <w:r w:rsidR="007975E8">
                  <w:rPr>
                    <w:rFonts w:cs="Arial"/>
                    <w:lang w:val="es-ES"/>
                  </w:rPr>
                  <w:t xml:space="preserve"> taller</w:t>
                </w:r>
                <w:r w:rsidR="0071091F">
                  <w:rPr>
                    <w:rFonts w:cs="Arial"/>
                    <w:lang w:val="es-ES"/>
                  </w:rPr>
                  <w:t>es</w:t>
                </w:r>
                <w:r w:rsidR="007975E8">
                  <w:rPr>
                    <w:rFonts w:cs="Arial"/>
                    <w:lang w:val="es-ES"/>
                  </w:rPr>
                  <w:t xml:space="preserve"> creados</w:t>
                </w:r>
                <w:r w:rsidR="00BA71D0">
                  <w:rPr>
                    <w:rFonts w:cs="Arial"/>
                    <w:lang w:val="es-ES"/>
                  </w:rPr>
                  <w:t xml:space="preserve"> en el apartado de talleres</w:t>
                </w:r>
                <w:r w:rsidR="007975E8">
                  <w:rPr>
                    <w:rFonts w:cs="Arial"/>
                    <w:lang w:val="es-ES"/>
                  </w:rPr>
                  <w:t>.</w:t>
                </w:r>
              </w:p>
            </w:tc>
          </w:tr>
          <w:tr w:rsidR="00CA356B" w:rsidRPr="00914E27" w14:paraId="478C7F36" w14:textId="77777777" w:rsidTr="00681195">
            <w:trPr>
              <w:trHeight w:val="329"/>
            </w:trPr>
            <w:tc>
              <w:tcPr>
                <w:tcW w:w="1026" w:type="pct"/>
                <w:tcBorders>
                  <w:top w:val="single" w:sz="4" w:space="0" w:color="000000" w:themeColor="text1"/>
                  <w:left w:val="single" w:sz="8" w:space="0" w:color="000000" w:themeColor="text1"/>
                  <w:bottom w:val="single" w:sz="4" w:space="0" w:color="000000" w:themeColor="text1"/>
                  <w:right w:val="nil"/>
                </w:tcBorders>
              </w:tcPr>
              <w:p w14:paraId="754D80FA" w14:textId="77777777" w:rsidR="00CA356B" w:rsidRPr="00731113" w:rsidRDefault="00CA356B" w:rsidP="00681195">
                <w:pPr>
                  <w:rPr>
                    <w:rFonts w:cs="Arial"/>
                    <w:b/>
                    <w:lang w:val="es-ES"/>
                  </w:rPr>
                </w:pPr>
                <w:r>
                  <w:rPr>
                    <w:rFonts w:cs="Arial"/>
                    <w:b/>
                    <w:lang w:val="es-ES"/>
                  </w:rPr>
                  <w:t>Reglas de negocio:</w:t>
                </w:r>
              </w:p>
            </w:tc>
            <w:tc>
              <w:tcPr>
                <w:tcW w:w="3974" w:type="pct"/>
                <w:tcBorders>
                  <w:top w:val="single" w:sz="4" w:space="0" w:color="000000" w:themeColor="text1"/>
                  <w:left w:val="single" w:sz="4" w:space="0" w:color="000000" w:themeColor="text1"/>
                  <w:bottom w:val="single" w:sz="4" w:space="0" w:color="000000" w:themeColor="text1"/>
                  <w:right w:val="single" w:sz="8" w:space="0" w:color="000000" w:themeColor="text1"/>
                </w:tcBorders>
              </w:tcPr>
              <w:p w14:paraId="3959DD53" w14:textId="77777777" w:rsidR="00CA356B" w:rsidRDefault="00CA356B" w:rsidP="00681195">
                <w:pPr>
                  <w:rPr>
                    <w:rFonts w:cs="Arial"/>
                    <w:lang w:val="es-ES"/>
                  </w:rPr>
                </w:pPr>
                <w:r>
                  <w:rPr>
                    <w:rFonts w:cs="Arial"/>
                    <w:lang w:val="es-ES"/>
                  </w:rPr>
                  <w:t>RN-1, RN-4</w:t>
                </w:r>
              </w:p>
            </w:tc>
          </w:tr>
          <w:tr w:rsidR="00CA356B" w:rsidRPr="005B6FE0" w14:paraId="3769D51B" w14:textId="77777777" w:rsidTr="00681195">
            <w:trPr>
              <w:trHeight w:val="329"/>
            </w:trPr>
            <w:tc>
              <w:tcPr>
                <w:tcW w:w="1026" w:type="pct"/>
                <w:tcBorders>
                  <w:top w:val="single" w:sz="4" w:space="0" w:color="000000" w:themeColor="text1"/>
                  <w:left w:val="single" w:sz="8" w:space="0" w:color="000000" w:themeColor="text1"/>
                  <w:bottom w:val="single" w:sz="4" w:space="0" w:color="000000" w:themeColor="text1"/>
                  <w:right w:val="nil"/>
                </w:tcBorders>
                <w:hideMark/>
              </w:tcPr>
              <w:p w14:paraId="73F90E16" w14:textId="77777777" w:rsidR="00CA356B" w:rsidRPr="00731113" w:rsidRDefault="00CA356B" w:rsidP="00681195">
                <w:pPr>
                  <w:rPr>
                    <w:rFonts w:cs="Arial"/>
                    <w:b/>
                    <w:lang w:val="es-ES"/>
                  </w:rPr>
                </w:pPr>
                <w:r w:rsidRPr="00731113">
                  <w:rPr>
                    <w:rFonts w:cs="Arial"/>
                    <w:b/>
                    <w:lang w:val="es-ES"/>
                  </w:rPr>
                  <w:t xml:space="preserve">Incluye: </w:t>
                </w:r>
              </w:p>
            </w:tc>
            <w:tc>
              <w:tcPr>
                <w:tcW w:w="3974" w:type="pct"/>
                <w:tcBorders>
                  <w:top w:val="single" w:sz="4" w:space="0" w:color="000000" w:themeColor="text1"/>
                  <w:left w:val="single" w:sz="4" w:space="0" w:color="000000" w:themeColor="text1"/>
                  <w:bottom w:val="single" w:sz="4" w:space="0" w:color="000000" w:themeColor="text1"/>
                  <w:right w:val="single" w:sz="8" w:space="0" w:color="000000" w:themeColor="text1"/>
                </w:tcBorders>
                <w:hideMark/>
              </w:tcPr>
              <w:p w14:paraId="349E492B" w14:textId="77777777" w:rsidR="00CA356B" w:rsidRPr="005B6FE0" w:rsidRDefault="00CA356B" w:rsidP="00681195">
                <w:pPr>
                  <w:rPr>
                    <w:rFonts w:cs="Arial"/>
                    <w:lang w:val="es-ES"/>
                  </w:rPr>
                </w:pPr>
                <w:r>
                  <w:rPr>
                    <w:rFonts w:cs="Arial"/>
                    <w:lang w:val="es-ES"/>
                  </w:rPr>
                  <w:t>Ninguno</w:t>
                </w:r>
              </w:p>
            </w:tc>
          </w:tr>
          <w:tr w:rsidR="00CA356B" w:rsidRPr="00731113" w14:paraId="3BD7EA8D" w14:textId="77777777" w:rsidTr="00681195">
            <w:trPr>
              <w:trHeight w:val="329"/>
            </w:trPr>
            <w:tc>
              <w:tcPr>
                <w:tcW w:w="1026" w:type="pct"/>
                <w:tcBorders>
                  <w:top w:val="single" w:sz="4" w:space="0" w:color="000000" w:themeColor="text1"/>
                  <w:left w:val="single" w:sz="8" w:space="0" w:color="000000" w:themeColor="text1"/>
                  <w:bottom w:val="single" w:sz="4" w:space="0" w:color="000000" w:themeColor="text1"/>
                  <w:right w:val="nil"/>
                </w:tcBorders>
                <w:hideMark/>
              </w:tcPr>
              <w:p w14:paraId="72214885" w14:textId="77777777" w:rsidR="00CA356B" w:rsidRPr="00731113" w:rsidRDefault="00CA356B" w:rsidP="00681195">
                <w:pPr>
                  <w:rPr>
                    <w:rFonts w:cs="Arial"/>
                    <w:b/>
                    <w:lang w:val="es-ES"/>
                  </w:rPr>
                </w:pPr>
                <w:r>
                  <w:rPr>
                    <w:rFonts w:cs="Arial"/>
                    <w:b/>
                    <w:lang w:val="es-ES"/>
                  </w:rPr>
                  <w:t xml:space="preserve"> </w:t>
                </w:r>
                <w:r w:rsidRPr="00731113">
                  <w:rPr>
                    <w:rFonts w:cs="Arial"/>
                    <w:b/>
                    <w:lang w:val="es-ES"/>
                  </w:rPr>
                  <w:t>Extiende:</w:t>
                </w:r>
              </w:p>
            </w:tc>
            <w:tc>
              <w:tcPr>
                <w:tcW w:w="3974" w:type="pct"/>
                <w:tcBorders>
                  <w:top w:val="single" w:sz="4" w:space="0" w:color="000000" w:themeColor="text1"/>
                  <w:left w:val="single" w:sz="4" w:space="0" w:color="000000" w:themeColor="text1"/>
                  <w:bottom w:val="single" w:sz="4" w:space="0" w:color="000000" w:themeColor="text1"/>
                  <w:right w:val="single" w:sz="8" w:space="0" w:color="000000" w:themeColor="text1"/>
                </w:tcBorders>
              </w:tcPr>
              <w:p w14:paraId="01E7FCBF" w14:textId="1C395FB5" w:rsidR="00CA356B" w:rsidRPr="00731113" w:rsidRDefault="00442E34" w:rsidP="00681195">
                <w:pPr>
                  <w:rPr>
                    <w:rFonts w:cs="Arial"/>
                    <w:lang w:val="es-ES"/>
                  </w:rPr>
                </w:pPr>
                <w:r>
                  <w:rPr>
                    <w:rFonts w:cs="Arial"/>
                    <w:lang w:val="es-ES"/>
                  </w:rPr>
                  <w:t>CU-06. Crear registro taller, CU-07 Eliminar Taller</w:t>
                </w:r>
                <w:r w:rsidR="00A437CE">
                  <w:rPr>
                    <w:rFonts w:cs="Arial"/>
                    <w:lang w:val="es-ES"/>
                  </w:rPr>
                  <w:t>, CU-28 Asignar facilitador a taller, CU-29 Asignar estudiante a taller</w:t>
                </w:r>
              </w:p>
            </w:tc>
          </w:tr>
        </w:tbl>
        <w:p w14:paraId="551D2702" w14:textId="77777777" w:rsidR="007D0468" w:rsidRDefault="007D0468"/>
        <w:p w14:paraId="0885C927" w14:textId="7B97FCC4" w:rsidR="00A80886" w:rsidRDefault="00FB35E8" w:rsidP="00A80886">
          <w:pPr>
            <w:keepNext/>
          </w:pPr>
          <w:r w:rsidRPr="00FB35E8">
            <w:rPr>
              <w:noProof/>
            </w:rPr>
            <w:drawing>
              <wp:inline distT="0" distB="0" distL="0" distR="0" wp14:anchorId="10C8D588" wp14:editId="7FE9FF0E">
                <wp:extent cx="5612130" cy="4381500"/>
                <wp:effectExtent l="0" t="0" r="7620" b="0"/>
                <wp:docPr id="1636978327" name="Imagen 1" descr="Interfaz de usuario gráfica, Aplicación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36978327" name="Imagen 1" descr="Interfaz de usuario gráfica, Aplicación&#10;&#10;Descripción generada automáticamente"/>
                        <pic:cNvPicPr/>
                      </pic:nvPicPr>
                      <pic:blipFill>
                        <a:blip r:embed="rId4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4381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59AD514" w14:textId="0AD3DBD9" w:rsidR="007D0468" w:rsidRDefault="00A80886" w:rsidP="00F2786F">
          <w:pPr>
            <w:pStyle w:val="Descripcin"/>
            <w:jc w:val="center"/>
          </w:pPr>
          <w:bookmarkStart w:id="0" w:name="_Toc149829133"/>
          <w:r>
            <w:t xml:space="preserve">Ilustración </w:t>
          </w:r>
          <w:fldSimple w:instr=" SEQ Ilustración \* ARABIC ">
            <w:r w:rsidR="00AB3081">
              <w:rPr>
                <w:noProof/>
              </w:rPr>
              <w:t>1</w:t>
            </w:r>
          </w:fldSimple>
          <w:r>
            <w:t>. CU-05.</w:t>
          </w:r>
          <w:r w:rsidR="00F2786F">
            <w:t>1</w:t>
          </w:r>
          <w:r>
            <w:t>Consultar talleres</w:t>
          </w:r>
          <w:bookmarkEnd w:id="0"/>
        </w:p>
        <w:p w14:paraId="0A033274" w14:textId="08867292" w:rsidR="007D0468" w:rsidRDefault="007D0468"/>
        <w:p w14:paraId="718E2E39" w14:textId="37EA9A00" w:rsidR="007D0468" w:rsidRDefault="007D0468"/>
        <w:p w14:paraId="090ADE7A" w14:textId="3441EAB2" w:rsidR="00D733F0" w:rsidRDefault="00A80886">
          <w:r>
            <w:rPr>
              <w:noProof/>
            </w:rPr>
            <w:lastRenderedPageBreak/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096CDF92" wp14:editId="5384781C">
                    <wp:simplePos x="0" y="0"/>
                    <wp:positionH relativeFrom="column">
                      <wp:posOffset>635</wp:posOffset>
                    </wp:positionH>
                    <wp:positionV relativeFrom="paragraph">
                      <wp:posOffset>4448175</wp:posOffset>
                    </wp:positionV>
                    <wp:extent cx="5612130" cy="635"/>
                    <wp:effectExtent l="0" t="0" r="0" b="0"/>
                    <wp:wrapSquare wrapText="bothSides"/>
                    <wp:docPr id="1639255517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612130" cy="63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6AF38DC" w14:textId="2107061E" w:rsidR="00A80886" w:rsidRPr="00034D1C" w:rsidRDefault="00A80886" w:rsidP="00F2786F">
                                <w:pPr>
                                  <w:pStyle w:val="Descripcin"/>
                                  <w:jc w:val="center"/>
                                  <w:rPr>
                                    <w:noProof/>
                                  </w:rPr>
                                </w:pPr>
                                <w:bookmarkStart w:id="1" w:name="_Toc149829134"/>
                                <w:r>
                                  <w:t xml:space="preserve">Ilustración </w:t>
                                </w:r>
                                <w:fldSimple w:instr=" SEQ Ilustración \* ARABIC ">
                                  <w:r w:rsidR="00AB3081">
                                    <w:rPr>
                                      <w:noProof/>
                                    </w:rPr>
                                    <w:t>2</w:t>
                                  </w:r>
                                </w:fldSimple>
                                <w:r>
                                  <w:t>.CU-05EX1. Fallo en la conexión</w:t>
                                </w:r>
                                <w:bookmarkEnd w:id="1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096CDF92" id="_x0000_t202" coordsize="21600,21600" o:spt="202" path="m,l,21600r21600,l21600,xe">
                    <v:stroke joinstyle="miter"/>
                    <v:path gradientshapeok="t" o:connecttype="rect"/>
                  </v:shapetype>
                  <v:shape id="_x0000_s1027" type="#_x0000_t202" style="position:absolute;margin-left:.05pt;margin-top:350.25pt;width:441.9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" stroked="f">
                    <v:textbox style="mso-fit-shape-to-text:t" inset="0,0,0,0">
                      <w:txbxContent>
                        <w:p w14:paraId="16AF38DC" w14:textId="2107061E" w:rsidR="00A80886" w:rsidRPr="00034D1C" w:rsidRDefault="00A80886" w:rsidP="00F2786F">
                          <w:pPr>
                            <w:pStyle w:val="Descripcin"/>
                            <w:jc w:val="center"/>
                            <w:rPr>
                              <w:noProof/>
                            </w:rPr>
                          </w:pPr>
                          <w:bookmarkStart w:id="2" w:name="_Toc149829134"/>
                          <w:r>
                            <w:t xml:space="preserve">Ilustración </w:t>
                          </w:r>
                          <w:fldSimple w:instr=" SEQ Ilustración \* ARABIC ">
                            <w:r w:rsidR="00AB3081">
                              <w:rPr>
                                <w:noProof/>
                              </w:rPr>
                              <w:t>2</w:t>
                            </w:r>
                          </w:fldSimple>
                          <w:r>
                            <w:t>.CU-05EX1. Fallo en la conexión</w:t>
                          </w:r>
                          <w:bookmarkEnd w:id="2"/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FB35E8" w:rsidRPr="00FB35E8">
            <w:rPr>
              <w:noProof/>
            </w:rPr>
            <w:drawing>
              <wp:inline distT="0" distB="0" distL="0" distR="0" wp14:anchorId="5FD57506" wp14:editId="695E1953">
                <wp:extent cx="5612130" cy="4373245"/>
                <wp:effectExtent l="0" t="0" r="7620" b="8255"/>
                <wp:docPr id="737342927" name="Imagen 1" descr="Interfaz de usuario gráfica, Aplicación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7342927" name="Imagen 1" descr="Interfaz de usuario gráfica, Aplicación&#10;&#10;Descripción generada automáticamente"/>
                        <pic:cNvPicPr/>
                      </pic:nvPicPr>
                      <pic:blipFill>
                        <a:blip r:embed="rId4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43732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tbl>
      <w:tblPr>
        <w:tblW w:w="4923" w:type="pct"/>
        <w:tblLook w:val="04A0" w:firstRow="1" w:lastRow="0" w:firstColumn="1" w:lastColumn="0" w:noHBand="0" w:noVBand="1"/>
      </w:tblPr>
      <w:tblGrid>
        <w:gridCol w:w="1782"/>
        <w:gridCol w:w="6900"/>
      </w:tblGrid>
      <w:tr w:rsidR="00090873" w:rsidRPr="00090873" w14:paraId="0507756C" w14:textId="77777777" w:rsidTr="00090873">
        <w:trPr>
          <w:trHeight w:val="329"/>
        </w:trPr>
        <w:tc>
          <w:tcPr>
            <w:tcW w:w="1026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3D4A699" w14:textId="77777777" w:rsidR="00090873" w:rsidRPr="00090873" w:rsidRDefault="00090873" w:rsidP="00090873">
            <w:pPr>
              <w:suppressAutoHyphens/>
              <w:spacing w:after="0" w:line="240" w:lineRule="auto"/>
              <w:rPr>
                <w:rFonts w:ascii="Times New Roman" w:eastAsia="Times New Roman" w:hAnsi="Times New Roman" w:cs="Arial"/>
                <w:b/>
                <w:kern w:val="0"/>
                <w:szCs w:val="20"/>
                <w:lang w:val="es-ES" w:eastAsia="ar-SA"/>
                <w14:ligatures w14:val="none"/>
              </w:rPr>
            </w:pPr>
            <w:r w:rsidRPr="00090873">
              <w:rPr>
                <w:rFonts w:ascii="Times New Roman" w:eastAsia="Times New Roman" w:hAnsi="Times New Roman" w:cs="Arial"/>
                <w:b/>
                <w:kern w:val="0"/>
                <w:szCs w:val="20"/>
                <w:lang w:val="es-ES" w:eastAsia="ar-SA"/>
                <w14:ligatures w14:val="none"/>
              </w:rPr>
              <w:t>ID:</w:t>
            </w:r>
          </w:p>
        </w:tc>
        <w:tc>
          <w:tcPr>
            <w:tcW w:w="39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0082F32" w14:textId="2DF5BC70" w:rsidR="00090873" w:rsidRPr="00090873" w:rsidRDefault="00090873" w:rsidP="00090873">
            <w:pPr>
              <w:suppressAutoHyphens/>
              <w:spacing w:after="0" w:line="240" w:lineRule="auto"/>
              <w:rPr>
                <w:rFonts w:ascii="Times New Roman" w:eastAsia="Times New Roman" w:hAnsi="Times New Roman" w:cs="Arial"/>
                <w:kern w:val="0"/>
                <w:szCs w:val="20"/>
                <w:lang w:val="es-ES" w:eastAsia="ar-SA"/>
                <w14:ligatures w14:val="none"/>
              </w:rPr>
            </w:pPr>
            <w:r w:rsidRPr="00090873">
              <w:rPr>
                <w:rFonts w:ascii="Times New Roman" w:eastAsia="Times New Roman" w:hAnsi="Times New Roman" w:cs="Arial"/>
                <w:kern w:val="0"/>
                <w:szCs w:val="20"/>
                <w:lang w:val="es-ES" w:eastAsia="ar-SA"/>
                <w14:ligatures w14:val="none"/>
              </w:rPr>
              <w:t>CU-0</w:t>
            </w:r>
            <w:r w:rsidR="005B6999">
              <w:rPr>
                <w:rFonts w:ascii="Times New Roman" w:eastAsia="Times New Roman" w:hAnsi="Times New Roman" w:cs="Arial"/>
                <w:kern w:val="0"/>
                <w:szCs w:val="20"/>
                <w:lang w:val="es-ES" w:eastAsia="ar-SA"/>
                <w14:ligatures w14:val="none"/>
              </w:rPr>
              <w:t>6</w:t>
            </w:r>
          </w:p>
        </w:tc>
      </w:tr>
      <w:tr w:rsidR="00090873" w:rsidRPr="00090873" w14:paraId="1FBA7A96" w14:textId="77777777" w:rsidTr="00090873">
        <w:trPr>
          <w:trHeight w:val="329"/>
        </w:trPr>
        <w:tc>
          <w:tcPr>
            <w:tcW w:w="1026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A306536" w14:textId="0D8EF9AA" w:rsidR="00090873" w:rsidRPr="00090873" w:rsidRDefault="00090873" w:rsidP="00090873">
            <w:pPr>
              <w:suppressAutoHyphens/>
              <w:spacing w:after="0" w:line="240" w:lineRule="auto"/>
              <w:rPr>
                <w:rFonts w:ascii="Times New Roman" w:eastAsia="Times New Roman" w:hAnsi="Times New Roman" w:cs="Arial"/>
                <w:b/>
                <w:kern w:val="0"/>
                <w:szCs w:val="20"/>
                <w:lang w:val="es-ES" w:eastAsia="ar-SA"/>
                <w14:ligatures w14:val="none"/>
              </w:rPr>
            </w:pPr>
            <w:r w:rsidRPr="00090873">
              <w:rPr>
                <w:rFonts w:ascii="Times New Roman" w:eastAsia="Times New Roman" w:hAnsi="Times New Roman" w:cs="Arial"/>
                <w:b/>
                <w:kern w:val="0"/>
                <w:szCs w:val="20"/>
                <w:lang w:val="es-ES" w:eastAsia="ar-SA"/>
                <w14:ligatures w14:val="none"/>
              </w:rPr>
              <w:t>Nombre:</w:t>
            </w:r>
          </w:p>
        </w:tc>
        <w:tc>
          <w:tcPr>
            <w:tcW w:w="39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DA78C33" w14:textId="26607976" w:rsidR="00090873" w:rsidRPr="00090873" w:rsidRDefault="00023240" w:rsidP="00090873">
            <w:pPr>
              <w:suppressAutoHyphens/>
              <w:spacing w:after="0" w:line="240" w:lineRule="auto"/>
              <w:rPr>
                <w:rFonts w:ascii="Times New Roman" w:eastAsia="Times New Roman" w:hAnsi="Times New Roman" w:cs="Arial"/>
                <w:kern w:val="0"/>
                <w:szCs w:val="20"/>
                <w:lang w:val="es-ES" w:eastAsia="ar-SA"/>
                <w14:ligatures w14:val="none"/>
              </w:rPr>
            </w:pPr>
            <w:r>
              <w:rPr>
                <w:rFonts w:ascii="Times New Roman" w:eastAsia="Times New Roman" w:hAnsi="Times New Roman" w:cs="Arial"/>
                <w:kern w:val="0"/>
                <w:szCs w:val="20"/>
                <w:lang w:val="es-ES" w:eastAsia="ar-SA"/>
                <w14:ligatures w14:val="none"/>
              </w:rPr>
              <w:t>Crear Registro</w:t>
            </w:r>
            <w:r w:rsidR="00592800">
              <w:rPr>
                <w:rFonts w:ascii="Times New Roman" w:eastAsia="Times New Roman" w:hAnsi="Times New Roman" w:cs="Arial"/>
                <w:kern w:val="0"/>
                <w:szCs w:val="20"/>
                <w:lang w:val="es-ES" w:eastAsia="ar-SA"/>
                <w14:ligatures w14:val="none"/>
              </w:rPr>
              <w:t xml:space="preserve"> </w:t>
            </w:r>
            <w:r>
              <w:rPr>
                <w:rFonts w:ascii="Times New Roman" w:eastAsia="Times New Roman" w:hAnsi="Times New Roman" w:cs="Arial"/>
                <w:kern w:val="0"/>
                <w:szCs w:val="20"/>
                <w:lang w:val="es-ES" w:eastAsia="ar-SA"/>
                <w14:ligatures w14:val="none"/>
              </w:rPr>
              <w:t>taller</w:t>
            </w:r>
          </w:p>
        </w:tc>
      </w:tr>
      <w:tr w:rsidR="00090873" w:rsidRPr="00090873" w14:paraId="67599084" w14:textId="77777777" w:rsidTr="00090873">
        <w:trPr>
          <w:trHeight w:val="329"/>
        </w:trPr>
        <w:tc>
          <w:tcPr>
            <w:tcW w:w="1026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FFDA249" w14:textId="77777777" w:rsidR="00090873" w:rsidRPr="00090873" w:rsidRDefault="00090873" w:rsidP="00090873">
            <w:pPr>
              <w:suppressAutoHyphens/>
              <w:spacing w:after="0" w:line="240" w:lineRule="auto"/>
              <w:rPr>
                <w:rFonts w:ascii="Times New Roman" w:eastAsia="Times New Roman" w:hAnsi="Times New Roman" w:cs="Arial"/>
                <w:b/>
                <w:kern w:val="0"/>
                <w:szCs w:val="20"/>
                <w:lang w:val="es-ES" w:eastAsia="ar-SA"/>
                <w14:ligatures w14:val="none"/>
              </w:rPr>
            </w:pPr>
            <w:r w:rsidRPr="00090873">
              <w:rPr>
                <w:rFonts w:ascii="Times New Roman" w:eastAsia="Times New Roman" w:hAnsi="Times New Roman" w:cs="Arial"/>
                <w:b/>
                <w:kern w:val="0"/>
                <w:szCs w:val="20"/>
                <w:lang w:val="es-ES" w:eastAsia="ar-SA"/>
                <w14:ligatures w14:val="none"/>
              </w:rPr>
              <w:t>Responsable:</w:t>
            </w:r>
          </w:p>
        </w:tc>
        <w:tc>
          <w:tcPr>
            <w:tcW w:w="39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047A389" w14:textId="757E06CC" w:rsidR="00090873" w:rsidRPr="00090873" w:rsidRDefault="00984E2E" w:rsidP="00090873">
            <w:pPr>
              <w:suppressAutoHyphens/>
              <w:spacing w:after="0" w:line="240" w:lineRule="auto"/>
              <w:rPr>
                <w:rFonts w:ascii="Times New Roman" w:eastAsia="Times New Roman" w:hAnsi="Times New Roman" w:cs="Arial"/>
                <w:kern w:val="0"/>
                <w:szCs w:val="20"/>
                <w:lang w:val="es-ES" w:eastAsia="ar-SA"/>
                <w14:ligatures w14:val="none"/>
              </w:rPr>
            </w:pPr>
            <w:r>
              <w:rPr>
                <w:rFonts w:ascii="Times New Roman" w:eastAsia="Times New Roman" w:hAnsi="Times New Roman" w:cs="Arial"/>
                <w:kern w:val="0"/>
                <w:szCs w:val="20"/>
                <w:lang w:val="es-ES" w:eastAsia="ar-SA"/>
                <w14:ligatures w14:val="none"/>
              </w:rPr>
              <w:t>Christopher Vasquez Zapata</w:t>
            </w:r>
          </w:p>
        </w:tc>
      </w:tr>
      <w:tr w:rsidR="00090873" w:rsidRPr="00090873" w14:paraId="0E8940D4" w14:textId="77777777" w:rsidTr="00090873">
        <w:trPr>
          <w:trHeight w:val="329"/>
        </w:trPr>
        <w:tc>
          <w:tcPr>
            <w:tcW w:w="1026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209F84F" w14:textId="77777777" w:rsidR="00090873" w:rsidRPr="00090873" w:rsidRDefault="00090873" w:rsidP="00090873">
            <w:pPr>
              <w:suppressAutoHyphens/>
              <w:spacing w:after="0" w:line="240" w:lineRule="auto"/>
              <w:rPr>
                <w:rFonts w:ascii="Times New Roman" w:eastAsia="Times New Roman" w:hAnsi="Times New Roman" w:cs="Arial"/>
                <w:b/>
                <w:kern w:val="0"/>
                <w:szCs w:val="20"/>
                <w:lang w:val="es-ES" w:eastAsia="ar-SA"/>
                <w14:ligatures w14:val="none"/>
              </w:rPr>
            </w:pPr>
            <w:r w:rsidRPr="00090873">
              <w:rPr>
                <w:rFonts w:ascii="Times New Roman" w:eastAsia="Times New Roman" w:hAnsi="Times New Roman" w:cs="Arial"/>
                <w:b/>
                <w:kern w:val="0"/>
                <w:szCs w:val="20"/>
                <w:lang w:val="es-ES" w:eastAsia="ar-SA"/>
                <w14:ligatures w14:val="none"/>
              </w:rPr>
              <w:t>Fecha de actualización:</w:t>
            </w:r>
          </w:p>
        </w:tc>
        <w:tc>
          <w:tcPr>
            <w:tcW w:w="39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387DF2C" w14:textId="1F6EDF1B" w:rsidR="00090873" w:rsidRPr="00090873" w:rsidRDefault="00090873" w:rsidP="00090873">
            <w:pPr>
              <w:suppressAutoHyphens/>
              <w:spacing w:after="0" w:line="240" w:lineRule="auto"/>
              <w:rPr>
                <w:rFonts w:ascii="Times New Roman" w:eastAsia="Times New Roman" w:hAnsi="Times New Roman" w:cs="Arial"/>
                <w:kern w:val="0"/>
                <w:szCs w:val="20"/>
                <w:lang w:val="es-ES" w:eastAsia="ar-SA"/>
                <w14:ligatures w14:val="none"/>
              </w:rPr>
            </w:pPr>
            <w:r>
              <w:rPr>
                <w:rFonts w:ascii="Times New Roman" w:eastAsia="Times New Roman" w:hAnsi="Times New Roman" w:cs="Arial"/>
                <w:kern w:val="0"/>
                <w:szCs w:val="20"/>
                <w:lang w:val="es-ES" w:eastAsia="ar-SA"/>
                <w14:ligatures w14:val="none"/>
              </w:rPr>
              <w:t>2</w:t>
            </w:r>
            <w:r w:rsidR="002A1BD8">
              <w:rPr>
                <w:rFonts w:ascii="Times New Roman" w:eastAsia="Times New Roman" w:hAnsi="Times New Roman" w:cs="Arial"/>
                <w:kern w:val="0"/>
                <w:szCs w:val="20"/>
                <w:lang w:val="es-ES" w:eastAsia="ar-SA"/>
                <w14:ligatures w14:val="none"/>
              </w:rPr>
              <w:t>8</w:t>
            </w:r>
            <w:r>
              <w:rPr>
                <w:rFonts w:ascii="Times New Roman" w:eastAsia="Times New Roman" w:hAnsi="Times New Roman" w:cs="Arial"/>
                <w:kern w:val="0"/>
                <w:szCs w:val="20"/>
                <w:lang w:val="es-ES" w:eastAsia="ar-SA"/>
                <w14:ligatures w14:val="none"/>
              </w:rPr>
              <w:t>-oct-2023</w:t>
            </w:r>
          </w:p>
        </w:tc>
      </w:tr>
      <w:tr w:rsidR="00090873" w:rsidRPr="00090873" w14:paraId="3F28EF00" w14:textId="77777777" w:rsidTr="00090873">
        <w:trPr>
          <w:trHeight w:val="329"/>
        </w:trPr>
        <w:tc>
          <w:tcPr>
            <w:tcW w:w="1026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4288AE14" w14:textId="77777777" w:rsidR="00090873" w:rsidRPr="00090873" w:rsidRDefault="00090873" w:rsidP="00090873">
            <w:pPr>
              <w:suppressAutoHyphens/>
              <w:spacing w:after="0" w:line="240" w:lineRule="auto"/>
              <w:rPr>
                <w:rFonts w:ascii="Times New Roman" w:eastAsia="Times New Roman" w:hAnsi="Times New Roman" w:cs="Arial"/>
                <w:b/>
                <w:kern w:val="0"/>
                <w:szCs w:val="20"/>
                <w:lang w:val="es-ES" w:eastAsia="ar-SA"/>
                <w14:ligatures w14:val="none"/>
              </w:rPr>
            </w:pPr>
            <w:r w:rsidRPr="00090873">
              <w:rPr>
                <w:rFonts w:ascii="Times New Roman" w:eastAsia="Times New Roman" w:hAnsi="Times New Roman" w:cs="Arial"/>
                <w:b/>
                <w:kern w:val="0"/>
                <w:szCs w:val="20"/>
                <w:lang w:val="es-ES" w:eastAsia="ar-SA"/>
                <w14:ligatures w14:val="none"/>
              </w:rPr>
              <w:t>Descripción:</w:t>
            </w:r>
          </w:p>
        </w:tc>
        <w:tc>
          <w:tcPr>
            <w:tcW w:w="39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08AFD6D" w14:textId="5195DD3D" w:rsidR="00090873" w:rsidRPr="00090873" w:rsidRDefault="00D450FB" w:rsidP="00090873">
            <w:pPr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Arial"/>
                <w:kern w:val="0"/>
                <w:szCs w:val="20"/>
                <w:lang w:eastAsia="ar-SA"/>
                <w14:ligatures w14:val="none"/>
              </w:rPr>
            </w:pPr>
            <w:r>
              <w:rPr>
                <w:rFonts w:ascii="Times New Roman" w:eastAsia="Times New Roman" w:hAnsi="Times New Roman" w:cs="Arial"/>
                <w:kern w:val="0"/>
                <w:szCs w:val="20"/>
                <w:lang w:val="es-ES" w:eastAsia="ar-SA"/>
                <w14:ligatures w14:val="none"/>
              </w:rPr>
              <w:t>El apoyo administrativo crea los formularios para los registros talleres de COIL-</w:t>
            </w:r>
            <w:r w:rsidR="00933FAF">
              <w:rPr>
                <w:rFonts w:ascii="Times New Roman" w:eastAsia="Times New Roman" w:hAnsi="Times New Roman" w:cs="Arial"/>
                <w:kern w:val="0"/>
                <w:szCs w:val="20"/>
                <w:lang w:val="es-ES" w:eastAsia="ar-SA"/>
                <w14:ligatures w14:val="none"/>
              </w:rPr>
              <w:t>VIC</w:t>
            </w:r>
          </w:p>
        </w:tc>
      </w:tr>
      <w:tr w:rsidR="00090873" w:rsidRPr="00090873" w14:paraId="7188F5A8" w14:textId="77777777" w:rsidTr="00090873">
        <w:trPr>
          <w:trHeight w:val="329"/>
        </w:trPr>
        <w:tc>
          <w:tcPr>
            <w:tcW w:w="1026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2065B9E1" w14:textId="77777777" w:rsidR="00090873" w:rsidRPr="00090873" w:rsidRDefault="00090873" w:rsidP="00090873">
            <w:pPr>
              <w:suppressAutoHyphens/>
              <w:spacing w:after="0" w:line="240" w:lineRule="auto"/>
              <w:rPr>
                <w:rFonts w:ascii="Times New Roman" w:eastAsia="Times New Roman" w:hAnsi="Times New Roman" w:cs="Arial"/>
                <w:b/>
                <w:kern w:val="0"/>
                <w:szCs w:val="20"/>
                <w:lang w:val="es-ES" w:eastAsia="ar-SA"/>
                <w14:ligatures w14:val="none"/>
              </w:rPr>
            </w:pPr>
            <w:r w:rsidRPr="00090873">
              <w:rPr>
                <w:rFonts w:ascii="Times New Roman" w:eastAsia="Times New Roman" w:hAnsi="Times New Roman" w:cs="Arial"/>
                <w:b/>
                <w:kern w:val="0"/>
                <w:szCs w:val="20"/>
                <w:lang w:val="es-ES" w:eastAsia="ar-SA"/>
                <w14:ligatures w14:val="none"/>
              </w:rPr>
              <w:t>Actor(es):</w:t>
            </w:r>
          </w:p>
        </w:tc>
        <w:tc>
          <w:tcPr>
            <w:tcW w:w="39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998AF45" w14:textId="0FE15425" w:rsidR="00090873" w:rsidRPr="00090873" w:rsidRDefault="00090873" w:rsidP="00090873">
            <w:pPr>
              <w:suppressAutoHyphens/>
              <w:spacing w:after="0" w:line="240" w:lineRule="auto"/>
              <w:rPr>
                <w:rFonts w:ascii="Times New Roman" w:eastAsia="Times New Roman" w:hAnsi="Times New Roman" w:cs="Arial"/>
                <w:kern w:val="0"/>
                <w:szCs w:val="20"/>
                <w:lang w:val="es-ES" w:eastAsia="ar-SA"/>
                <w14:ligatures w14:val="none"/>
              </w:rPr>
            </w:pPr>
            <w:r w:rsidRPr="00090873">
              <w:rPr>
                <w:rFonts w:ascii="Times New Roman" w:eastAsia="Times New Roman" w:hAnsi="Times New Roman" w:cs="Arial"/>
                <w:kern w:val="0"/>
                <w:szCs w:val="20"/>
                <w:lang w:val="es-ES" w:eastAsia="ar-SA"/>
                <w14:ligatures w14:val="none"/>
              </w:rPr>
              <w:t>AC-</w:t>
            </w:r>
            <w:r w:rsidR="009141FC">
              <w:rPr>
                <w:rFonts w:ascii="Times New Roman" w:eastAsia="Times New Roman" w:hAnsi="Times New Roman" w:cs="Arial"/>
                <w:kern w:val="0"/>
                <w:szCs w:val="20"/>
                <w:lang w:val="es-ES" w:eastAsia="ar-SA"/>
                <w14:ligatures w14:val="none"/>
              </w:rPr>
              <w:t xml:space="preserve">1 </w:t>
            </w:r>
            <w:r w:rsidR="00424607">
              <w:rPr>
                <w:rFonts w:ascii="Times New Roman" w:eastAsia="Times New Roman" w:hAnsi="Times New Roman" w:cs="Arial"/>
                <w:kern w:val="0"/>
                <w:szCs w:val="20"/>
                <w:lang w:val="es-ES" w:eastAsia="ar-SA"/>
                <w14:ligatures w14:val="none"/>
              </w:rPr>
              <w:t>Apoyo administrativo</w:t>
            </w:r>
          </w:p>
        </w:tc>
      </w:tr>
      <w:tr w:rsidR="00090873" w:rsidRPr="00090873" w14:paraId="3B579F88" w14:textId="77777777" w:rsidTr="00090873">
        <w:trPr>
          <w:trHeight w:val="329"/>
        </w:trPr>
        <w:tc>
          <w:tcPr>
            <w:tcW w:w="1026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2E451728" w14:textId="09527BC9" w:rsidR="00090873" w:rsidRPr="00090873" w:rsidRDefault="00090873" w:rsidP="00090873">
            <w:pPr>
              <w:suppressAutoHyphens/>
              <w:spacing w:after="0" w:line="240" w:lineRule="auto"/>
              <w:rPr>
                <w:rFonts w:ascii="Times New Roman" w:eastAsia="Times New Roman" w:hAnsi="Times New Roman" w:cs="Arial"/>
                <w:b/>
                <w:kern w:val="0"/>
                <w:szCs w:val="20"/>
                <w:lang w:val="es-ES" w:eastAsia="ar-SA"/>
                <w14:ligatures w14:val="none"/>
              </w:rPr>
            </w:pPr>
            <w:r w:rsidRPr="00090873">
              <w:rPr>
                <w:rFonts w:ascii="Times New Roman" w:eastAsia="Times New Roman" w:hAnsi="Times New Roman" w:cs="Arial"/>
                <w:b/>
                <w:kern w:val="0"/>
                <w:szCs w:val="20"/>
                <w:lang w:val="es-ES" w:eastAsia="ar-SA"/>
                <w14:ligatures w14:val="none"/>
              </w:rPr>
              <w:t>Disparador:</w:t>
            </w:r>
          </w:p>
        </w:tc>
        <w:tc>
          <w:tcPr>
            <w:tcW w:w="39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B962D61" w14:textId="3DB209DF" w:rsidR="00090873" w:rsidRPr="00090873" w:rsidRDefault="00A0155E" w:rsidP="00090873">
            <w:pPr>
              <w:suppressAutoHyphens/>
              <w:spacing w:after="0" w:line="240" w:lineRule="auto"/>
              <w:rPr>
                <w:rFonts w:ascii="Times New Roman" w:eastAsia="Times New Roman" w:hAnsi="Times New Roman" w:cs="Arial"/>
                <w:kern w:val="0"/>
                <w:szCs w:val="20"/>
                <w:lang w:val="es-ES" w:eastAsia="ar-SA"/>
                <w14:ligatures w14:val="none"/>
              </w:rPr>
            </w:pPr>
            <w:r>
              <w:rPr>
                <w:rFonts w:ascii="Times New Roman" w:eastAsia="Times New Roman" w:hAnsi="Times New Roman" w:cs="Arial"/>
                <w:kern w:val="0"/>
                <w:szCs w:val="20"/>
                <w:lang w:val="es-ES" w:eastAsia="ar-SA"/>
                <w14:ligatures w14:val="none"/>
              </w:rPr>
              <w:t xml:space="preserve">El apoyo administrativo da </w:t>
            </w:r>
            <w:r w:rsidR="0071091F">
              <w:rPr>
                <w:rFonts w:ascii="Times New Roman" w:eastAsia="Times New Roman" w:hAnsi="Times New Roman" w:cs="Arial"/>
                <w:kern w:val="0"/>
                <w:szCs w:val="20"/>
                <w:lang w:val="es-ES" w:eastAsia="ar-SA"/>
                <w14:ligatures w14:val="none"/>
              </w:rPr>
              <w:t>clic</w:t>
            </w:r>
            <w:r w:rsidR="00424607">
              <w:rPr>
                <w:rFonts w:ascii="Times New Roman" w:eastAsia="Times New Roman" w:hAnsi="Times New Roman" w:cs="Arial"/>
                <w:kern w:val="0"/>
                <w:szCs w:val="20"/>
                <w:lang w:val="es-ES" w:eastAsia="ar-SA"/>
                <w14:ligatures w14:val="none"/>
              </w:rPr>
              <w:t xml:space="preserve"> en </w:t>
            </w:r>
            <w:r w:rsidR="0071091F">
              <w:rPr>
                <w:rFonts w:ascii="Times New Roman" w:eastAsia="Times New Roman" w:hAnsi="Times New Roman" w:cs="Arial"/>
                <w:kern w:val="0"/>
                <w:szCs w:val="20"/>
                <w:lang w:val="es-ES" w:eastAsia="ar-SA"/>
                <w14:ligatures w14:val="none"/>
              </w:rPr>
              <w:t>“C</w:t>
            </w:r>
            <w:r w:rsidR="00BF6671">
              <w:rPr>
                <w:rFonts w:ascii="Times New Roman" w:eastAsia="Times New Roman" w:hAnsi="Times New Roman" w:cs="Arial"/>
                <w:kern w:val="0"/>
                <w:szCs w:val="20"/>
                <w:lang w:val="es-ES" w:eastAsia="ar-SA"/>
                <w14:ligatures w14:val="none"/>
              </w:rPr>
              <w:t>rear</w:t>
            </w:r>
            <w:r w:rsidR="0071091F">
              <w:rPr>
                <w:rFonts w:ascii="Times New Roman" w:eastAsia="Times New Roman" w:hAnsi="Times New Roman" w:cs="Arial"/>
                <w:kern w:val="0"/>
                <w:szCs w:val="20"/>
                <w:lang w:val="es-ES" w:eastAsia="ar-SA"/>
                <w14:ligatures w14:val="none"/>
              </w:rPr>
              <w:t xml:space="preserve"> nuevo</w:t>
            </w:r>
            <w:r w:rsidR="00BF6671">
              <w:rPr>
                <w:rFonts w:ascii="Times New Roman" w:eastAsia="Times New Roman" w:hAnsi="Times New Roman" w:cs="Arial"/>
                <w:kern w:val="0"/>
                <w:szCs w:val="20"/>
                <w:lang w:val="es-ES" w:eastAsia="ar-SA"/>
                <w14:ligatures w14:val="none"/>
              </w:rPr>
              <w:t xml:space="preserve"> registro taller</w:t>
            </w:r>
            <w:r w:rsidR="0071091F">
              <w:rPr>
                <w:rFonts w:ascii="Times New Roman" w:eastAsia="Times New Roman" w:hAnsi="Times New Roman" w:cs="Arial"/>
                <w:kern w:val="0"/>
                <w:szCs w:val="20"/>
                <w:lang w:val="es-ES" w:eastAsia="ar-SA"/>
                <w14:ligatures w14:val="none"/>
              </w:rPr>
              <w:t>”</w:t>
            </w:r>
          </w:p>
        </w:tc>
      </w:tr>
      <w:tr w:rsidR="00090873" w:rsidRPr="00090873" w14:paraId="6EC05F70" w14:textId="77777777" w:rsidTr="00090873">
        <w:trPr>
          <w:trHeight w:val="329"/>
        </w:trPr>
        <w:tc>
          <w:tcPr>
            <w:tcW w:w="1026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2B8FEE36" w14:textId="77777777" w:rsidR="00090873" w:rsidRPr="00090873" w:rsidRDefault="00090873" w:rsidP="00090873">
            <w:pPr>
              <w:suppressAutoHyphens/>
              <w:spacing w:after="0" w:line="240" w:lineRule="auto"/>
              <w:rPr>
                <w:rFonts w:ascii="Times New Roman" w:eastAsia="Times New Roman" w:hAnsi="Times New Roman" w:cs="Arial"/>
                <w:b/>
                <w:kern w:val="0"/>
                <w:szCs w:val="20"/>
                <w:lang w:val="es-ES" w:eastAsia="ar-SA"/>
                <w14:ligatures w14:val="none"/>
              </w:rPr>
            </w:pPr>
            <w:r w:rsidRPr="00090873">
              <w:rPr>
                <w:rFonts w:ascii="Times New Roman" w:eastAsia="Times New Roman" w:hAnsi="Times New Roman" w:cs="Arial"/>
                <w:b/>
                <w:kern w:val="0"/>
                <w:szCs w:val="20"/>
                <w:lang w:val="es-ES" w:eastAsia="ar-SA"/>
                <w14:ligatures w14:val="none"/>
              </w:rPr>
              <w:t>Precondiciones:</w:t>
            </w:r>
          </w:p>
        </w:tc>
        <w:tc>
          <w:tcPr>
            <w:tcW w:w="39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5BC2ABD" w14:textId="1B3074BF" w:rsidR="00090873" w:rsidRPr="00090873" w:rsidRDefault="00A735B6" w:rsidP="00090873">
            <w:pPr>
              <w:suppressAutoHyphens/>
              <w:spacing w:after="0" w:line="240" w:lineRule="auto"/>
              <w:rPr>
                <w:rFonts w:ascii="Times New Roman" w:eastAsia="Times New Roman" w:hAnsi="Times New Roman" w:cs="Arial"/>
                <w:kern w:val="0"/>
                <w:szCs w:val="20"/>
                <w:lang w:val="es-ES" w:eastAsia="ar-SA"/>
                <w14:ligatures w14:val="none"/>
              </w:rPr>
            </w:pPr>
            <w:r>
              <w:rPr>
                <w:rFonts w:ascii="Times New Roman" w:eastAsia="Times New Roman" w:hAnsi="Times New Roman" w:cs="Arial"/>
                <w:kern w:val="0"/>
                <w:szCs w:val="20"/>
                <w:lang w:val="es-ES" w:eastAsia="ar-SA"/>
                <w14:ligatures w14:val="none"/>
              </w:rPr>
              <w:t>Ninguna</w:t>
            </w:r>
          </w:p>
        </w:tc>
      </w:tr>
      <w:tr w:rsidR="00090873" w:rsidRPr="00090873" w14:paraId="223BCB12" w14:textId="77777777" w:rsidTr="00090873">
        <w:trPr>
          <w:trHeight w:val="2065"/>
        </w:trPr>
        <w:tc>
          <w:tcPr>
            <w:tcW w:w="1026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51A302A" w14:textId="42DF3A70" w:rsidR="00090873" w:rsidRPr="00090873" w:rsidRDefault="00090873" w:rsidP="00090873">
            <w:pPr>
              <w:suppressAutoHyphens/>
              <w:spacing w:after="0" w:line="240" w:lineRule="auto"/>
              <w:rPr>
                <w:rFonts w:ascii="Times New Roman" w:eastAsia="Times New Roman" w:hAnsi="Times New Roman" w:cs="Arial"/>
                <w:b/>
                <w:kern w:val="0"/>
                <w:szCs w:val="20"/>
                <w:lang w:val="es-ES" w:eastAsia="ar-SA"/>
                <w14:ligatures w14:val="none"/>
              </w:rPr>
            </w:pPr>
            <w:r w:rsidRPr="00090873">
              <w:rPr>
                <w:rFonts w:ascii="Times New Roman" w:eastAsia="Times New Roman" w:hAnsi="Times New Roman" w:cs="Arial"/>
                <w:b/>
                <w:kern w:val="0"/>
                <w:szCs w:val="20"/>
                <w:lang w:val="es-ES" w:eastAsia="ar-SA"/>
                <w14:ligatures w14:val="none"/>
              </w:rPr>
              <w:t>Flujo Normal:</w:t>
            </w:r>
          </w:p>
        </w:tc>
        <w:tc>
          <w:tcPr>
            <w:tcW w:w="39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9DC3537" w14:textId="2E1106EF" w:rsidR="00090873" w:rsidRDefault="00903350">
            <w:pPr>
              <w:pStyle w:val="Prrafodelista"/>
              <w:numPr>
                <w:ilvl w:val="0"/>
                <w:numId w:val="2"/>
              </w:numPr>
              <w:suppressAutoHyphens/>
              <w:spacing w:after="0" w:line="276" w:lineRule="auto"/>
              <w:rPr>
                <w:rFonts w:ascii="Calibri" w:eastAsia="Calibri" w:hAnsi="Calibri" w:cs="Times New Roman"/>
                <w:kern w:val="0"/>
                <w:lang w:val="es-ES"/>
                <w14:ligatures w14:val="none"/>
              </w:rPr>
            </w:pPr>
            <w:r>
              <w:rPr>
                <w:rFonts w:ascii="Calibri" w:eastAsia="Calibri" w:hAnsi="Calibri" w:cs="Times New Roman"/>
                <w:kern w:val="0"/>
                <w:lang w:val="es-ES"/>
                <w14:ligatures w14:val="none"/>
              </w:rPr>
              <w:t xml:space="preserve">El sistema muestra una ventana con diferentes </w:t>
            </w:r>
            <w:r w:rsidR="00CE0A97">
              <w:rPr>
                <w:rFonts w:ascii="Calibri" w:eastAsia="Calibri" w:hAnsi="Calibri" w:cs="Times New Roman"/>
                <w:kern w:val="0"/>
                <w:lang w:val="es-ES"/>
                <w14:ligatures w14:val="none"/>
              </w:rPr>
              <w:t>campos</w:t>
            </w:r>
            <w:r w:rsidR="006C693E">
              <w:rPr>
                <w:rFonts w:ascii="Calibri" w:eastAsia="Calibri" w:hAnsi="Calibri" w:cs="Times New Roman"/>
                <w:kern w:val="0"/>
                <w:lang w:val="es-ES"/>
                <w14:ligatures w14:val="none"/>
              </w:rPr>
              <w:t xml:space="preserve"> </w:t>
            </w:r>
            <w:r w:rsidR="00C330ED">
              <w:rPr>
                <w:rFonts w:ascii="Calibri" w:eastAsia="Calibri" w:hAnsi="Calibri" w:cs="Times New Roman"/>
                <w:kern w:val="0"/>
                <w:lang w:val="es-ES"/>
                <w14:ligatures w14:val="none"/>
              </w:rPr>
              <w:t>donde se solicita lo siguiente</w:t>
            </w:r>
            <w:r w:rsidR="00A66276">
              <w:rPr>
                <w:rFonts w:ascii="Calibri" w:eastAsia="Calibri" w:hAnsi="Calibri" w:cs="Times New Roman"/>
                <w:kern w:val="0"/>
                <w:lang w:val="es-ES"/>
                <w14:ligatures w14:val="none"/>
              </w:rPr>
              <w:t>: Titulo, descripción</w:t>
            </w:r>
            <w:r w:rsidR="00C07C5D">
              <w:rPr>
                <w:rFonts w:ascii="Calibri" w:eastAsia="Calibri" w:hAnsi="Calibri" w:cs="Times New Roman"/>
                <w:kern w:val="0"/>
                <w:lang w:val="es-ES"/>
                <w14:ligatures w14:val="none"/>
              </w:rPr>
              <w:t>, fecha de inicio</w:t>
            </w:r>
            <w:r w:rsidR="004A70EA">
              <w:rPr>
                <w:rFonts w:ascii="Calibri" w:eastAsia="Calibri" w:hAnsi="Calibri" w:cs="Times New Roman"/>
                <w:kern w:val="0"/>
                <w:lang w:val="es-ES"/>
                <w14:ligatures w14:val="none"/>
              </w:rPr>
              <w:t xml:space="preserve"> y</w:t>
            </w:r>
            <w:r w:rsidR="00C07C5D">
              <w:rPr>
                <w:rFonts w:ascii="Calibri" w:eastAsia="Calibri" w:hAnsi="Calibri" w:cs="Times New Roman"/>
                <w:kern w:val="0"/>
                <w:lang w:val="es-ES"/>
                <w14:ligatures w14:val="none"/>
              </w:rPr>
              <w:t xml:space="preserve"> fecha de cierre</w:t>
            </w:r>
            <w:r w:rsidR="001003CD">
              <w:rPr>
                <w:rFonts w:ascii="Calibri" w:eastAsia="Calibri" w:hAnsi="Calibri" w:cs="Times New Roman"/>
                <w:kern w:val="0"/>
                <w:lang w:val="es-ES"/>
                <w14:ligatures w14:val="none"/>
              </w:rPr>
              <w:t>,</w:t>
            </w:r>
            <w:r w:rsidR="002248A4">
              <w:rPr>
                <w:rFonts w:ascii="Calibri" w:eastAsia="Calibri" w:hAnsi="Calibri" w:cs="Times New Roman"/>
                <w:kern w:val="0"/>
                <w:lang w:val="es-ES"/>
                <w14:ligatures w14:val="none"/>
              </w:rPr>
              <w:t xml:space="preserve"> </w:t>
            </w:r>
            <w:r w:rsidR="001003CD">
              <w:rPr>
                <w:rFonts w:ascii="Calibri" w:eastAsia="Calibri" w:hAnsi="Calibri" w:cs="Times New Roman"/>
                <w:kern w:val="0"/>
                <w:lang w:val="es-ES"/>
                <w14:ligatures w14:val="none"/>
              </w:rPr>
              <w:t>cu</w:t>
            </w:r>
            <w:r w:rsidR="00A735B6">
              <w:rPr>
                <w:rFonts w:ascii="Calibri" w:eastAsia="Calibri" w:hAnsi="Calibri" w:cs="Times New Roman"/>
                <w:kern w:val="0"/>
                <w:lang w:val="es-ES"/>
                <w14:ligatures w14:val="none"/>
              </w:rPr>
              <w:t>po</w:t>
            </w:r>
            <w:r w:rsidR="00DB17FD">
              <w:rPr>
                <w:rFonts w:ascii="Calibri" w:eastAsia="Calibri" w:hAnsi="Calibri" w:cs="Times New Roman"/>
                <w:kern w:val="0"/>
                <w:lang w:val="es-ES"/>
                <w14:ligatures w14:val="none"/>
              </w:rPr>
              <w:t>, facilitador</w:t>
            </w:r>
            <w:r w:rsidR="00184740">
              <w:rPr>
                <w:rFonts w:ascii="Calibri" w:eastAsia="Calibri" w:hAnsi="Calibri" w:cs="Times New Roman"/>
                <w:kern w:val="0"/>
                <w:lang w:val="es-ES"/>
                <w14:ligatures w14:val="none"/>
              </w:rPr>
              <w:t xml:space="preserve">. </w:t>
            </w:r>
            <w:r w:rsidR="00353C89">
              <w:rPr>
                <w:rFonts w:ascii="Calibri" w:eastAsia="Calibri" w:hAnsi="Calibri" w:cs="Times New Roman"/>
                <w:kern w:val="0"/>
                <w:lang w:val="es-ES"/>
                <w14:ligatures w14:val="none"/>
              </w:rPr>
              <w:t>En la parte inferior</w:t>
            </w:r>
            <w:r w:rsidR="00D077F1">
              <w:rPr>
                <w:rFonts w:ascii="Calibri" w:eastAsia="Calibri" w:hAnsi="Calibri" w:cs="Times New Roman"/>
                <w:kern w:val="0"/>
                <w:lang w:val="es-ES"/>
                <w14:ligatures w14:val="none"/>
              </w:rPr>
              <w:t xml:space="preserve"> de la pan</w:t>
            </w:r>
            <w:r w:rsidR="0065211A">
              <w:rPr>
                <w:rFonts w:ascii="Calibri" w:eastAsia="Calibri" w:hAnsi="Calibri" w:cs="Times New Roman"/>
                <w:kern w:val="0"/>
                <w:lang w:val="es-ES"/>
                <w14:ligatures w14:val="none"/>
              </w:rPr>
              <w:t xml:space="preserve">talla, el sistema muestra </w:t>
            </w:r>
            <w:r w:rsidR="002517DC">
              <w:rPr>
                <w:rFonts w:ascii="Calibri" w:eastAsia="Calibri" w:hAnsi="Calibri" w:cs="Times New Roman"/>
                <w:kern w:val="0"/>
                <w:lang w:val="es-ES"/>
                <w14:ligatures w14:val="none"/>
              </w:rPr>
              <w:t>diversos botones</w:t>
            </w:r>
            <w:r w:rsidR="0065211A">
              <w:rPr>
                <w:rFonts w:ascii="Calibri" w:eastAsia="Calibri" w:hAnsi="Calibri" w:cs="Times New Roman"/>
                <w:kern w:val="0"/>
                <w:lang w:val="es-ES"/>
                <w14:ligatures w14:val="none"/>
              </w:rPr>
              <w:t>:</w:t>
            </w:r>
            <w:r w:rsidR="002517DC">
              <w:rPr>
                <w:rFonts w:ascii="Calibri" w:eastAsia="Calibri" w:hAnsi="Calibri" w:cs="Times New Roman"/>
                <w:kern w:val="0"/>
                <w:lang w:val="es-ES"/>
                <w14:ligatures w14:val="none"/>
              </w:rPr>
              <w:t xml:space="preserve"> el</w:t>
            </w:r>
            <w:r w:rsidR="00C97FF3">
              <w:rPr>
                <w:rFonts w:ascii="Calibri" w:eastAsia="Calibri" w:hAnsi="Calibri" w:cs="Times New Roman"/>
                <w:kern w:val="0"/>
                <w:lang w:val="es-ES"/>
                <w14:ligatures w14:val="none"/>
              </w:rPr>
              <w:t xml:space="preserve"> </w:t>
            </w:r>
            <w:r w:rsidR="00131C1D">
              <w:rPr>
                <w:rFonts w:ascii="Calibri" w:eastAsia="Calibri" w:hAnsi="Calibri" w:cs="Times New Roman"/>
                <w:kern w:val="0"/>
                <w:lang w:val="es-ES"/>
                <w14:ligatures w14:val="none"/>
              </w:rPr>
              <w:t xml:space="preserve">botón </w:t>
            </w:r>
            <w:r w:rsidR="00C97FF3">
              <w:rPr>
                <w:rFonts w:ascii="Calibri" w:eastAsia="Calibri" w:hAnsi="Calibri" w:cs="Times New Roman"/>
                <w:kern w:val="0"/>
                <w:lang w:val="es-ES"/>
                <w14:ligatures w14:val="none"/>
              </w:rPr>
              <w:t>de “</w:t>
            </w:r>
            <w:r w:rsidR="00D31E8E">
              <w:rPr>
                <w:rFonts w:ascii="Calibri" w:eastAsia="Calibri" w:hAnsi="Calibri" w:cs="Times New Roman"/>
                <w:kern w:val="0"/>
                <w:lang w:val="es-ES"/>
                <w14:ligatures w14:val="none"/>
              </w:rPr>
              <w:t>Nueva pregunta</w:t>
            </w:r>
            <w:r w:rsidR="00C97FF3">
              <w:rPr>
                <w:rFonts w:ascii="Calibri" w:eastAsia="Calibri" w:hAnsi="Calibri" w:cs="Times New Roman"/>
                <w:kern w:val="0"/>
                <w:lang w:val="es-ES"/>
                <w14:ligatures w14:val="none"/>
              </w:rPr>
              <w:t>”</w:t>
            </w:r>
            <w:r w:rsidR="001A7C22">
              <w:rPr>
                <w:rFonts w:ascii="Calibri" w:eastAsia="Calibri" w:hAnsi="Calibri" w:cs="Times New Roman"/>
                <w:kern w:val="0"/>
                <w:lang w:val="es-ES"/>
                <w14:ligatures w14:val="none"/>
              </w:rPr>
              <w:t xml:space="preserve"> el cual</w:t>
            </w:r>
            <w:r w:rsidR="00184740">
              <w:rPr>
                <w:rFonts w:ascii="Calibri" w:eastAsia="Calibri" w:hAnsi="Calibri" w:cs="Times New Roman"/>
                <w:kern w:val="0"/>
                <w:lang w:val="es-ES"/>
                <w14:ligatures w14:val="none"/>
              </w:rPr>
              <w:t xml:space="preserve"> </w:t>
            </w:r>
            <w:r w:rsidR="00C97FF3">
              <w:rPr>
                <w:rFonts w:ascii="Calibri" w:eastAsia="Calibri" w:hAnsi="Calibri" w:cs="Times New Roman"/>
                <w:kern w:val="0"/>
                <w:lang w:val="es-ES"/>
                <w14:ligatures w14:val="none"/>
              </w:rPr>
              <w:t>permite agregar</w:t>
            </w:r>
            <w:r w:rsidR="00491737">
              <w:rPr>
                <w:rFonts w:ascii="Calibri" w:eastAsia="Calibri" w:hAnsi="Calibri" w:cs="Times New Roman"/>
                <w:kern w:val="0"/>
                <w:lang w:val="es-ES"/>
                <w14:ligatures w14:val="none"/>
              </w:rPr>
              <w:t xml:space="preserve"> y seleccionar el tipo</w:t>
            </w:r>
            <w:r w:rsidR="00C97FF3">
              <w:rPr>
                <w:rFonts w:ascii="Calibri" w:eastAsia="Calibri" w:hAnsi="Calibri" w:cs="Times New Roman"/>
                <w:kern w:val="0"/>
                <w:lang w:val="es-ES"/>
                <w14:ligatures w14:val="none"/>
              </w:rPr>
              <w:t xml:space="preserve"> pregunta</w:t>
            </w:r>
            <w:r w:rsidR="002517DC">
              <w:rPr>
                <w:rFonts w:ascii="Calibri" w:eastAsia="Calibri" w:hAnsi="Calibri" w:cs="Times New Roman"/>
                <w:kern w:val="0"/>
                <w:lang w:val="es-ES"/>
                <w14:ligatures w14:val="none"/>
              </w:rPr>
              <w:t>,</w:t>
            </w:r>
            <w:r w:rsidR="00131C1D">
              <w:rPr>
                <w:rFonts w:ascii="Calibri" w:eastAsia="Calibri" w:hAnsi="Calibri" w:cs="Times New Roman"/>
                <w:kern w:val="0"/>
                <w:lang w:val="es-ES"/>
                <w14:ligatures w14:val="none"/>
              </w:rPr>
              <w:t xml:space="preserve"> el botón de </w:t>
            </w:r>
            <w:r w:rsidR="00AC191E">
              <w:rPr>
                <w:rFonts w:ascii="Calibri" w:eastAsia="Calibri" w:hAnsi="Calibri" w:cs="Times New Roman"/>
                <w:kern w:val="0"/>
                <w:lang w:val="es-ES"/>
                <w14:ligatures w14:val="none"/>
              </w:rPr>
              <w:t>“Cancelar” y el botón de “Guardar”.</w:t>
            </w:r>
            <w:r w:rsidR="00C97FF3">
              <w:rPr>
                <w:rFonts w:ascii="Calibri" w:eastAsia="Calibri" w:hAnsi="Calibri" w:cs="Times New Roman"/>
                <w:kern w:val="0"/>
                <w:lang w:val="es-ES"/>
                <w14:ligatures w14:val="none"/>
              </w:rPr>
              <w:t xml:space="preserve"> </w:t>
            </w:r>
          </w:p>
          <w:p w14:paraId="1DFE995D" w14:textId="53034D0A" w:rsidR="00103D1E" w:rsidRDefault="00EE2BB1">
            <w:pPr>
              <w:pStyle w:val="Prrafodelista"/>
              <w:numPr>
                <w:ilvl w:val="0"/>
                <w:numId w:val="2"/>
              </w:numPr>
              <w:suppressAutoHyphens/>
              <w:spacing w:after="0" w:line="276" w:lineRule="auto"/>
              <w:rPr>
                <w:rFonts w:ascii="Calibri" w:eastAsia="Calibri" w:hAnsi="Calibri" w:cs="Times New Roman"/>
                <w:kern w:val="0"/>
                <w:lang w:val="es-ES"/>
                <w14:ligatures w14:val="none"/>
              </w:rPr>
            </w:pPr>
            <w:r>
              <w:rPr>
                <w:rFonts w:ascii="Calibri" w:eastAsia="Calibri" w:hAnsi="Calibri" w:cs="Times New Roman"/>
                <w:kern w:val="0"/>
                <w:lang w:val="es-ES"/>
                <w14:ligatures w14:val="none"/>
              </w:rPr>
              <w:t>El apoyo administrativo llena los campos donde se solicita la información</w:t>
            </w:r>
            <w:r w:rsidR="006F4B85">
              <w:rPr>
                <w:rFonts w:ascii="Calibri" w:eastAsia="Calibri" w:hAnsi="Calibri" w:cs="Times New Roman"/>
                <w:kern w:val="0"/>
                <w:lang w:val="es-ES"/>
                <w14:ligatures w14:val="none"/>
              </w:rPr>
              <w:t xml:space="preserve"> y crea las preguntas</w:t>
            </w:r>
            <w:r w:rsidR="00103D1E">
              <w:rPr>
                <w:rFonts w:ascii="Calibri" w:eastAsia="Calibri" w:hAnsi="Calibri" w:cs="Times New Roman"/>
                <w:kern w:val="0"/>
                <w:lang w:val="es-ES"/>
                <w14:ligatures w14:val="none"/>
              </w:rPr>
              <w:t>.</w:t>
            </w:r>
            <w:r w:rsidR="009111C2">
              <w:rPr>
                <w:rFonts w:ascii="Calibri" w:eastAsia="Calibri" w:hAnsi="Calibri" w:cs="Times New Roman"/>
                <w:kern w:val="0"/>
                <w:lang w:val="es-ES"/>
                <w14:ligatures w14:val="none"/>
              </w:rPr>
              <w:t xml:space="preserve"> </w:t>
            </w:r>
            <w:r w:rsidR="009111C2" w:rsidRPr="00504D9B">
              <w:rPr>
                <w:rFonts w:ascii="Calibri" w:eastAsia="Calibri" w:hAnsi="Calibri" w:cs="Times New Roman"/>
                <w:kern w:val="0"/>
                <w:highlight w:val="yellow"/>
                <w:lang w:val="es-ES"/>
                <w14:ligatures w14:val="none"/>
              </w:rPr>
              <w:t>(Ver FA</w:t>
            </w:r>
            <w:r w:rsidR="006A5792" w:rsidRPr="00504D9B">
              <w:rPr>
                <w:rFonts w:ascii="Calibri" w:eastAsia="Calibri" w:hAnsi="Calibri" w:cs="Times New Roman"/>
                <w:kern w:val="0"/>
                <w:highlight w:val="yellow"/>
                <w:lang w:val="es-ES"/>
                <w14:ligatures w14:val="none"/>
              </w:rPr>
              <w:t>2</w:t>
            </w:r>
            <w:r w:rsidR="009111C2" w:rsidRPr="00504D9B">
              <w:rPr>
                <w:rFonts w:ascii="Calibri" w:eastAsia="Calibri" w:hAnsi="Calibri" w:cs="Times New Roman"/>
                <w:kern w:val="0"/>
                <w:highlight w:val="yellow"/>
                <w:lang w:val="es-ES"/>
                <w14:ligatures w14:val="none"/>
              </w:rPr>
              <w:t xml:space="preserve">.1, FA </w:t>
            </w:r>
            <w:r w:rsidR="006A5792" w:rsidRPr="00504D9B">
              <w:rPr>
                <w:rFonts w:ascii="Calibri" w:eastAsia="Calibri" w:hAnsi="Calibri" w:cs="Times New Roman"/>
                <w:kern w:val="0"/>
                <w:highlight w:val="yellow"/>
                <w:lang w:val="es-ES"/>
                <w14:ligatures w14:val="none"/>
              </w:rPr>
              <w:t>2</w:t>
            </w:r>
            <w:r w:rsidR="009111C2" w:rsidRPr="00504D9B">
              <w:rPr>
                <w:rFonts w:ascii="Calibri" w:eastAsia="Calibri" w:hAnsi="Calibri" w:cs="Times New Roman"/>
                <w:kern w:val="0"/>
                <w:highlight w:val="yellow"/>
                <w:lang w:val="es-ES"/>
                <w14:ligatures w14:val="none"/>
              </w:rPr>
              <w:t xml:space="preserve">.2, </w:t>
            </w:r>
            <w:r w:rsidR="006A5792" w:rsidRPr="00504D9B">
              <w:rPr>
                <w:rFonts w:ascii="Calibri" w:eastAsia="Calibri" w:hAnsi="Calibri" w:cs="Times New Roman"/>
                <w:kern w:val="0"/>
                <w:highlight w:val="yellow"/>
                <w:lang w:val="es-ES"/>
                <w14:ligatures w14:val="none"/>
              </w:rPr>
              <w:t>2</w:t>
            </w:r>
            <w:r w:rsidR="009111C2" w:rsidRPr="00504D9B">
              <w:rPr>
                <w:rFonts w:ascii="Calibri" w:eastAsia="Calibri" w:hAnsi="Calibri" w:cs="Times New Roman"/>
                <w:kern w:val="0"/>
                <w:highlight w:val="yellow"/>
                <w:lang w:val="es-ES"/>
                <w14:ligatures w14:val="none"/>
              </w:rPr>
              <w:t>.3).</w:t>
            </w:r>
          </w:p>
          <w:p w14:paraId="59104865" w14:textId="50CB3278" w:rsidR="00731ED8" w:rsidRDefault="00103D1E">
            <w:pPr>
              <w:pStyle w:val="Prrafodelista"/>
              <w:numPr>
                <w:ilvl w:val="0"/>
                <w:numId w:val="2"/>
              </w:numPr>
              <w:suppressAutoHyphens/>
              <w:spacing w:after="0" w:line="276" w:lineRule="auto"/>
              <w:rPr>
                <w:rFonts w:ascii="Calibri" w:eastAsia="Calibri" w:hAnsi="Calibri" w:cs="Times New Roman"/>
                <w:kern w:val="0"/>
                <w:lang w:val="es-ES"/>
                <w14:ligatures w14:val="none"/>
              </w:rPr>
            </w:pPr>
            <w:r>
              <w:rPr>
                <w:rFonts w:ascii="Calibri" w:eastAsia="Calibri" w:hAnsi="Calibri" w:cs="Times New Roman"/>
                <w:kern w:val="0"/>
                <w:lang w:val="es-ES"/>
                <w14:ligatures w14:val="none"/>
              </w:rPr>
              <w:lastRenderedPageBreak/>
              <w:t xml:space="preserve">El apoyo administrativo da </w:t>
            </w:r>
            <w:r w:rsidR="0071091F">
              <w:rPr>
                <w:rFonts w:ascii="Calibri" w:eastAsia="Calibri" w:hAnsi="Calibri" w:cs="Times New Roman"/>
                <w:kern w:val="0"/>
                <w:lang w:val="es-ES"/>
                <w14:ligatures w14:val="none"/>
              </w:rPr>
              <w:t>clic</w:t>
            </w:r>
            <w:r w:rsidR="001A048B">
              <w:rPr>
                <w:rFonts w:ascii="Calibri" w:eastAsia="Calibri" w:hAnsi="Calibri" w:cs="Times New Roman"/>
                <w:kern w:val="0"/>
                <w:lang w:val="es-ES"/>
                <w14:ligatures w14:val="none"/>
              </w:rPr>
              <w:t xml:space="preserve"> en el botón de “</w:t>
            </w:r>
            <w:r w:rsidR="00491737">
              <w:rPr>
                <w:rFonts w:ascii="Calibri" w:eastAsia="Calibri" w:hAnsi="Calibri" w:cs="Times New Roman"/>
                <w:kern w:val="0"/>
                <w:lang w:val="es-ES"/>
                <w14:ligatures w14:val="none"/>
              </w:rPr>
              <w:t>Guardar”</w:t>
            </w:r>
            <w:r w:rsidR="006A5792">
              <w:rPr>
                <w:rFonts w:ascii="Calibri" w:eastAsia="Calibri" w:hAnsi="Calibri" w:cs="Times New Roman"/>
                <w:kern w:val="0"/>
                <w:lang w:val="es-ES"/>
                <w14:ligatures w14:val="none"/>
              </w:rPr>
              <w:t xml:space="preserve">. </w:t>
            </w:r>
            <w:r w:rsidR="006A5792" w:rsidRPr="00504D9B">
              <w:rPr>
                <w:rFonts w:ascii="Calibri" w:eastAsia="Calibri" w:hAnsi="Calibri" w:cs="Times New Roman"/>
                <w:kern w:val="0"/>
                <w:highlight w:val="yellow"/>
                <w:lang w:val="es-ES"/>
                <w14:ligatures w14:val="none"/>
              </w:rPr>
              <w:t>(Ver FA3.1)</w:t>
            </w:r>
          </w:p>
          <w:p w14:paraId="4583C214" w14:textId="0519C403" w:rsidR="000D20BD" w:rsidRDefault="00E54777">
            <w:pPr>
              <w:pStyle w:val="Prrafodelista"/>
              <w:numPr>
                <w:ilvl w:val="0"/>
                <w:numId w:val="2"/>
              </w:numPr>
              <w:suppressAutoHyphens/>
              <w:spacing w:after="0" w:line="276" w:lineRule="auto"/>
              <w:rPr>
                <w:rFonts w:ascii="Calibri" w:eastAsia="Calibri" w:hAnsi="Calibri" w:cs="Times New Roman"/>
                <w:kern w:val="0"/>
                <w:lang w:val="es-ES"/>
                <w14:ligatures w14:val="none"/>
              </w:rPr>
            </w:pPr>
            <w:r>
              <w:rPr>
                <w:rFonts w:ascii="Calibri" w:eastAsia="Calibri" w:hAnsi="Calibri" w:cs="Times New Roman"/>
                <w:kern w:val="0"/>
                <w:lang w:val="es-ES"/>
                <w14:ligatures w14:val="none"/>
              </w:rPr>
              <w:t xml:space="preserve">El sistema </w:t>
            </w:r>
            <w:r w:rsidR="000D20BD">
              <w:rPr>
                <w:rFonts w:ascii="Calibri" w:eastAsia="Calibri" w:hAnsi="Calibri" w:cs="Times New Roman"/>
                <w:kern w:val="0"/>
                <w:lang w:val="es-ES"/>
                <w14:ligatures w14:val="none"/>
              </w:rPr>
              <w:t xml:space="preserve">valida </w:t>
            </w:r>
            <w:r w:rsidR="00F253D7">
              <w:rPr>
                <w:rFonts w:ascii="Calibri" w:eastAsia="Calibri" w:hAnsi="Calibri" w:cs="Times New Roman"/>
                <w:kern w:val="0"/>
                <w:lang w:val="es-ES"/>
                <w14:ligatures w14:val="none"/>
              </w:rPr>
              <w:t xml:space="preserve">los datos y los guarda. </w:t>
            </w:r>
            <w:r w:rsidR="00227CDA" w:rsidRPr="00BE3CB6">
              <w:rPr>
                <w:rFonts w:ascii="Calibri" w:eastAsia="Calibri" w:hAnsi="Calibri" w:cs="Times New Roman"/>
                <w:kern w:val="0"/>
                <w:highlight w:val="yellow"/>
                <w:lang w:val="es-ES"/>
                <w14:ligatures w14:val="none"/>
              </w:rPr>
              <w:t>(</w:t>
            </w:r>
            <w:r w:rsidR="00BE3CB6" w:rsidRPr="00BE3CB6">
              <w:rPr>
                <w:rFonts w:ascii="Calibri" w:eastAsia="Calibri" w:hAnsi="Calibri" w:cs="Times New Roman"/>
                <w:kern w:val="0"/>
                <w:highlight w:val="yellow"/>
                <w:lang w:val="es-ES"/>
                <w14:ligatures w14:val="none"/>
              </w:rPr>
              <w:t>Ver EX1</w:t>
            </w:r>
            <w:r w:rsidR="00C345DC">
              <w:rPr>
                <w:rFonts w:ascii="Calibri" w:eastAsia="Calibri" w:hAnsi="Calibri" w:cs="Times New Roman"/>
                <w:kern w:val="0"/>
                <w:highlight w:val="yellow"/>
                <w:lang w:val="es-ES"/>
                <w14:ligatures w14:val="none"/>
              </w:rPr>
              <w:t>, EX2</w:t>
            </w:r>
            <w:r w:rsidR="00227CDA" w:rsidRPr="00BE3CB6">
              <w:rPr>
                <w:rFonts w:ascii="Calibri" w:eastAsia="Calibri" w:hAnsi="Calibri" w:cs="Times New Roman"/>
                <w:kern w:val="0"/>
                <w:highlight w:val="yellow"/>
                <w:lang w:val="es-ES"/>
                <w14:ligatures w14:val="none"/>
              </w:rPr>
              <w:t>)</w:t>
            </w:r>
          </w:p>
          <w:p w14:paraId="7CAA0982" w14:textId="439EF4CD" w:rsidR="001A048B" w:rsidRPr="001A048B" w:rsidRDefault="000D20BD">
            <w:pPr>
              <w:pStyle w:val="Prrafodelista"/>
              <w:numPr>
                <w:ilvl w:val="0"/>
                <w:numId w:val="2"/>
              </w:numPr>
              <w:suppressAutoHyphens/>
              <w:spacing w:after="0" w:line="276" w:lineRule="auto"/>
              <w:rPr>
                <w:rFonts w:ascii="Calibri" w:eastAsia="Calibri" w:hAnsi="Calibri" w:cs="Times New Roman"/>
                <w:kern w:val="0"/>
                <w:lang w:val="es-ES"/>
                <w14:ligatures w14:val="none"/>
              </w:rPr>
            </w:pPr>
            <w:r>
              <w:rPr>
                <w:rFonts w:ascii="Calibri" w:eastAsia="Calibri" w:hAnsi="Calibri" w:cs="Times New Roman"/>
                <w:kern w:val="0"/>
                <w:lang w:val="es-ES"/>
                <w14:ligatures w14:val="none"/>
              </w:rPr>
              <w:t xml:space="preserve">Termina el caso de uso. </w:t>
            </w:r>
          </w:p>
        </w:tc>
      </w:tr>
      <w:tr w:rsidR="00090873" w:rsidRPr="00090873" w14:paraId="2BCC4DC7" w14:textId="77777777" w:rsidTr="00090873">
        <w:trPr>
          <w:trHeight w:val="329"/>
        </w:trPr>
        <w:tc>
          <w:tcPr>
            <w:tcW w:w="1026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AEA3B57" w14:textId="77777777" w:rsidR="00090873" w:rsidRPr="00090873" w:rsidRDefault="00090873" w:rsidP="00090873">
            <w:pPr>
              <w:suppressAutoHyphens/>
              <w:spacing w:after="0" w:line="240" w:lineRule="auto"/>
              <w:rPr>
                <w:rFonts w:ascii="Times New Roman" w:eastAsia="Times New Roman" w:hAnsi="Times New Roman" w:cs="Arial"/>
                <w:b/>
                <w:kern w:val="0"/>
                <w:szCs w:val="20"/>
                <w:lang w:val="es-ES" w:eastAsia="ar-SA"/>
                <w14:ligatures w14:val="none"/>
              </w:rPr>
            </w:pPr>
            <w:r w:rsidRPr="00090873">
              <w:rPr>
                <w:rFonts w:ascii="Times New Roman" w:eastAsia="Times New Roman" w:hAnsi="Times New Roman" w:cs="Arial"/>
                <w:b/>
                <w:kern w:val="0"/>
                <w:szCs w:val="20"/>
                <w:lang w:val="es-ES" w:eastAsia="ar-SA"/>
                <w14:ligatures w14:val="none"/>
              </w:rPr>
              <w:lastRenderedPageBreak/>
              <w:t>Flujos Alternos:</w:t>
            </w:r>
          </w:p>
        </w:tc>
        <w:tc>
          <w:tcPr>
            <w:tcW w:w="39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43339903" w14:textId="106CE3F9" w:rsidR="00876766" w:rsidRPr="00B27E1D" w:rsidRDefault="00EE50A1" w:rsidP="00B27E1D">
            <w:pPr>
              <w:suppressAutoHyphens/>
              <w:spacing w:after="200" w:line="276" w:lineRule="auto"/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</w:pP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FA </w:t>
            </w:r>
            <w:r w:rsidR="006A5792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2</w:t>
            </w: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.1. </w:t>
            </w:r>
            <w:r w:rsidR="00C22585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El apoyo administrativo </w:t>
            </w:r>
            <w:r w:rsidR="009111C2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da </w:t>
            </w:r>
            <w:proofErr w:type="gramStart"/>
            <w:r w:rsidR="009111C2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click</w:t>
            </w:r>
            <w:proofErr w:type="gramEnd"/>
            <w:r w:rsidR="00195386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 en el botón de “</w:t>
            </w:r>
            <w:r w:rsidR="00D31E8E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Nueva pregunta</w:t>
            </w:r>
            <w:r w:rsidR="00195386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”</w:t>
            </w:r>
            <w:r w:rsidR="00C22585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 </w:t>
            </w:r>
            <w:r w:rsidR="00E1520A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para crear </w:t>
            </w:r>
            <w:r w:rsidR="00C22585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una pregunta de párrafo.</w:t>
            </w:r>
          </w:p>
          <w:p w14:paraId="30ACAF6E" w14:textId="7BBB97CC" w:rsidR="00C22585" w:rsidRDefault="00876766">
            <w:pPr>
              <w:pStyle w:val="Prrafodelista"/>
              <w:numPr>
                <w:ilvl w:val="0"/>
                <w:numId w:val="3"/>
              </w:numPr>
              <w:suppressAutoHyphens/>
              <w:spacing w:after="200" w:line="276" w:lineRule="auto"/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</w:pP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El sistema despliega un </w:t>
            </w:r>
            <w:r w:rsidR="008A23DC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apartado</w:t>
            </w: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 </w:t>
            </w:r>
            <w:r w:rsidR="008A23DC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con un campo donde se</w:t>
            </w:r>
            <w:r w:rsidR="003E5CF9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 solicita la pregunta.</w:t>
            </w:r>
            <w:r w:rsidR="004E7B2A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 </w:t>
            </w:r>
            <w:r w:rsidR="003E5CF9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E</w:t>
            </w:r>
            <w:r w:rsidR="004E7B2A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n la parte inferior </w:t>
            </w:r>
            <w:r w:rsidR="00F30ED8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derecha</w:t>
            </w:r>
            <w:r w:rsidR="003E5CF9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 del apartado se muestran</w:t>
            </w:r>
            <w:r w:rsidR="00F30ED8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 los botones de “Aceptar”</w:t>
            </w:r>
            <w:r w:rsidR="00981EF7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,</w:t>
            </w:r>
            <w:r w:rsidR="00F30ED8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 “</w:t>
            </w:r>
            <w:r w:rsidR="005E348D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Eliminar</w:t>
            </w:r>
            <w:r w:rsidR="00F30ED8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”</w:t>
            </w:r>
            <w:r w:rsidR="009B35BB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,” Tipo de pregunta” y</w:t>
            </w:r>
            <w:r w:rsidR="00CB754B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 una casilla de “Obligatoria”</w:t>
            </w:r>
            <w:r w:rsidR="00F30ED8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.</w:t>
            </w:r>
          </w:p>
          <w:p w14:paraId="230A49CF" w14:textId="32D5D271" w:rsidR="00CB754B" w:rsidRDefault="00CB754B">
            <w:pPr>
              <w:pStyle w:val="Prrafodelista"/>
              <w:numPr>
                <w:ilvl w:val="0"/>
                <w:numId w:val="3"/>
              </w:numPr>
              <w:suppressAutoHyphens/>
              <w:spacing w:after="200" w:line="276" w:lineRule="auto"/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</w:pP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El apoyo administrativo </w:t>
            </w:r>
            <w:r w:rsidR="009825D9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llena </w:t>
            </w:r>
            <w:r w:rsidR="00D955DE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el campo</w:t>
            </w:r>
            <w:r w:rsidR="009825D9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,</w:t>
            </w:r>
            <w:r w:rsidR="0000698B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 marca la casilla</w:t>
            </w:r>
            <w:r w:rsidR="00FE3B93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 de “Obligatoria”</w:t>
            </w:r>
            <w:r w:rsidR="0000698B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 y da </w:t>
            </w:r>
            <w:r w:rsidR="0071091F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clic</w:t>
            </w:r>
            <w:r w:rsidR="0000698B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 en “Aceptar”.</w:t>
            </w:r>
          </w:p>
          <w:p w14:paraId="78B52C88" w14:textId="468A3A86" w:rsidR="0000698B" w:rsidRDefault="00E77CC5">
            <w:pPr>
              <w:pStyle w:val="Prrafodelista"/>
              <w:numPr>
                <w:ilvl w:val="0"/>
                <w:numId w:val="3"/>
              </w:numPr>
              <w:suppressAutoHyphens/>
              <w:spacing w:after="200" w:line="276" w:lineRule="auto"/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</w:pP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Regresa al paso </w:t>
            </w:r>
            <w:r w:rsidR="00FF2022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2</w:t>
            </w: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 del flujo normal.</w:t>
            </w:r>
          </w:p>
          <w:p w14:paraId="50BE4F84" w14:textId="49845317" w:rsidR="00E1520A" w:rsidRDefault="00275E0A" w:rsidP="00E1520A">
            <w:pPr>
              <w:suppressAutoHyphens/>
              <w:spacing w:after="200" w:line="276" w:lineRule="auto"/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</w:pP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FA </w:t>
            </w:r>
            <w:r w:rsidR="006A5792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2</w:t>
            </w: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.2 </w:t>
            </w:r>
            <w:r w:rsidR="00E1520A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El apoyo administrativo da </w:t>
            </w:r>
            <w:r w:rsidR="0071091F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clic</w:t>
            </w:r>
            <w:r w:rsidR="00E1520A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 en el botón de “</w:t>
            </w:r>
            <w:r w:rsidR="00D31E8E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Nueva pregunta</w:t>
            </w:r>
            <w:r w:rsidR="00E1520A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” para crear una pregunta de opción múltiple.</w:t>
            </w:r>
          </w:p>
          <w:p w14:paraId="231C8830" w14:textId="1CE4D44A" w:rsidR="00886153" w:rsidRDefault="00886153">
            <w:pPr>
              <w:pStyle w:val="Prrafodelista"/>
              <w:numPr>
                <w:ilvl w:val="0"/>
                <w:numId w:val="4"/>
              </w:numPr>
              <w:suppressAutoHyphens/>
              <w:spacing w:after="200" w:line="276" w:lineRule="auto"/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</w:pP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El sistema desplieg</w:t>
            </w:r>
            <w:r w:rsidR="003E5CF9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a un apartado</w:t>
            </w:r>
            <w:r w:rsidR="00C720BA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 con</w:t>
            </w:r>
            <w:r w:rsidR="003E5CF9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 </w:t>
            </w:r>
            <w:r w:rsidR="00C51A9B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d</w:t>
            </w:r>
            <w:r w:rsidR="00E8631A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istintos</w:t>
            </w:r>
            <w:r w:rsidR="00F84849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 campo</w:t>
            </w:r>
            <w:r w:rsidR="00C51A9B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s</w:t>
            </w:r>
            <w:r w:rsidR="00F84849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 donde se solicita</w:t>
            </w:r>
            <w:r w:rsidR="00C51A9B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: </w:t>
            </w:r>
            <w:r w:rsidR="00F84849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 la pregunta</w:t>
            </w:r>
            <w:r w:rsidR="00F668A9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 </w:t>
            </w:r>
            <w:r w:rsidR="00C51A9B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y </w:t>
            </w:r>
            <w:r w:rsidR="00A30375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la</w:t>
            </w:r>
            <w:r w:rsidR="00611572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 opció</w:t>
            </w:r>
            <w:r w:rsidR="00A30375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n</w:t>
            </w:r>
            <w:r w:rsidR="00611572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 (Al dar </w:t>
            </w:r>
            <w:r w:rsidR="0071091F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clic</w:t>
            </w:r>
            <w:r w:rsidR="00611572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 en la opción </w:t>
            </w:r>
            <w:r w:rsidR="005C41C7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se pide</w:t>
            </w:r>
            <w:r w:rsidR="00611572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 el nombre</w:t>
            </w:r>
            <w:r w:rsidR="00A30375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 y se agrega como respuesta</w:t>
            </w:r>
            <w:r w:rsidR="00611572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)</w:t>
            </w:r>
            <w:r w:rsidR="00921E4F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;</w:t>
            </w:r>
            <w:r w:rsidR="00FC33EF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 debajo de las opciones agregada, se muestra una</w:t>
            </w:r>
            <w:r w:rsidR="0051457B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 opción </w:t>
            </w:r>
            <w:r w:rsidR="00AD5E58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subsecuente</w:t>
            </w:r>
            <w:r w:rsidR="002A36B5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 que puede ser agregada o no</w:t>
            </w:r>
            <w:r w:rsidR="00AD5E58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. </w:t>
            </w:r>
            <w:r w:rsidR="00B166FD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En la parte inferior derecha del apartado se muestran los botones de “Aceptar”, “Eliminar”</w:t>
            </w:r>
            <w:r w:rsidR="00D31E8E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,” Tipo de pregunta”</w:t>
            </w:r>
            <w:r w:rsidR="00B166FD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 y una casilla de “Obligatoria”. </w:t>
            </w:r>
          </w:p>
          <w:p w14:paraId="2598A5B9" w14:textId="77F7F709" w:rsidR="00FE3B93" w:rsidRDefault="00FE3B93">
            <w:pPr>
              <w:pStyle w:val="Prrafodelista"/>
              <w:numPr>
                <w:ilvl w:val="0"/>
                <w:numId w:val="4"/>
              </w:numPr>
              <w:suppressAutoHyphens/>
              <w:spacing w:after="200" w:line="276" w:lineRule="auto"/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</w:pP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El apoyo administrativo llena los campos, marca la casilla de “Obligatoria” y da </w:t>
            </w:r>
            <w:r w:rsidR="0071091F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clic</w:t>
            </w: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 en “Aceptar”.</w:t>
            </w:r>
          </w:p>
          <w:p w14:paraId="4729D3CD" w14:textId="3683BC0B" w:rsidR="00FE3B93" w:rsidRPr="00B46A8A" w:rsidRDefault="00FE3B93">
            <w:pPr>
              <w:pStyle w:val="Prrafodelista"/>
              <w:numPr>
                <w:ilvl w:val="0"/>
                <w:numId w:val="4"/>
              </w:numPr>
              <w:suppressAutoHyphens/>
              <w:spacing w:after="200" w:line="276" w:lineRule="auto"/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</w:pP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Regresa al paso </w:t>
            </w:r>
            <w:r w:rsidR="00FF2022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2 </w:t>
            </w: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del flujo normal</w:t>
            </w:r>
            <w:r w:rsidR="001C60AC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.</w:t>
            </w:r>
          </w:p>
          <w:p w14:paraId="56F98DEB" w14:textId="59FE11D5" w:rsidR="0042581E" w:rsidRPr="002A36B5" w:rsidRDefault="00FE3B93" w:rsidP="002A36B5">
            <w:pPr>
              <w:suppressAutoHyphens/>
              <w:spacing w:after="200" w:line="276" w:lineRule="auto"/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</w:pP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FA </w:t>
            </w:r>
            <w:r w:rsidR="006A5792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2</w:t>
            </w: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.3 </w:t>
            </w:r>
            <w:r w:rsidR="00E1520A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El apoyo administrativo da clic</w:t>
            </w:r>
            <w:r w:rsidR="0071091F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 </w:t>
            </w:r>
            <w:r w:rsidR="00E1520A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en el botón de “</w:t>
            </w:r>
            <w:r w:rsidR="00D31E8E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Nueva pregunta</w:t>
            </w:r>
            <w:r w:rsidR="00E1520A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” para crear una pregunta de carga de archivos.</w:t>
            </w:r>
          </w:p>
          <w:p w14:paraId="6A21C820" w14:textId="0DA677EA" w:rsidR="0042581E" w:rsidRDefault="0042581E">
            <w:pPr>
              <w:pStyle w:val="Prrafodelista"/>
              <w:numPr>
                <w:ilvl w:val="0"/>
                <w:numId w:val="5"/>
              </w:numPr>
              <w:suppressAutoHyphens/>
              <w:spacing w:after="200" w:line="276" w:lineRule="auto"/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</w:pP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El sistema despliega un apartado con distintos campos donde se solicita: La pregunta, cantidad máxima de archivos</w:t>
            </w:r>
            <w:r w:rsidR="00D31E8E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 y</w:t>
            </w: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 tamaño máximo de archivos</w:t>
            </w:r>
            <w:r w:rsidR="001C60AC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. En la parte inferior derecha del apartado se muestran los botones de “Aceptar”, “Eliminar</w:t>
            </w:r>
            <w:r w:rsidR="0071091F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”, </w:t>
            </w:r>
            <w:proofErr w:type="gramStart"/>
            <w:r w:rsidR="0071091F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“</w:t>
            </w:r>
            <w:r w:rsidR="00D31E8E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 Tipo</w:t>
            </w:r>
            <w:proofErr w:type="gramEnd"/>
            <w:r w:rsidR="00D31E8E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 de pregunta ”</w:t>
            </w:r>
            <w:r w:rsidR="001C60AC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 y una casilla de “Obligatoria”.</w:t>
            </w:r>
          </w:p>
          <w:p w14:paraId="34525635" w14:textId="6D64F241" w:rsidR="001C60AC" w:rsidRDefault="001C60AC">
            <w:pPr>
              <w:pStyle w:val="Prrafodelista"/>
              <w:numPr>
                <w:ilvl w:val="0"/>
                <w:numId w:val="5"/>
              </w:numPr>
              <w:suppressAutoHyphens/>
              <w:spacing w:after="200" w:line="276" w:lineRule="auto"/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</w:pP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El apoyo administrativo llena los campos, marca la casilla de “Obligatoria” y da clic en “Aceptar”.</w:t>
            </w:r>
          </w:p>
          <w:p w14:paraId="32225C80" w14:textId="21BA001C" w:rsidR="001C60AC" w:rsidRDefault="001C60AC">
            <w:pPr>
              <w:pStyle w:val="Prrafodelista"/>
              <w:numPr>
                <w:ilvl w:val="0"/>
                <w:numId w:val="5"/>
              </w:numPr>
              <w:suppressAutoHyphens/>
              <w:spacing w:after="200" w:line="276" w:lineRule="auto"/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</w:pP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Regresa al paso </w:t>
            </w:r>
            <w:r w:rsidR="00FF2022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2 </w:t>
            </w: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del flujo normal.</w:t>
            </w:r>
          </w:p>
          <w:p w14:paraId="6DE82271" w14:textId="78B952D5" w:rsidR="00746169" w:rsidRDefault="00746169" w:rsidP="00746169">
            <w:pPr>
              <w:suppressAutoHyphens/>
              <w:spacing w:after="200" w:line="276" w:lineRule="auto"/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</w:pP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lastRenderedPageBreak/>
              <w:t>FA 3.1 El apoyo administrativo da clic</w:t>
            </w:r>
            <w:r w:rsidR="0071091F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 </w:t>
            </w: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en el botón de cancelar</w:t>
            </w:r>
            <w:r w:rsidR="00F87106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.</w:t>
            </w:r>
          </w:p>
          <w:p w14:paraId="7DF03CFF" w14:textId="2352A92B" w:rsidR="00F87106" w:rsidRDefault="00F87106">
            <w:pPr>
              <w:pStyle w:val="Prrafodelista"/>
              <w:numPr>
                <w:ilvl w:val="0"/>
                <w:numId w:val="6"/>
              </w:numPr>
              <w:suppressAutoHyphens/>
              <w:spacing w:after="200" w:line="276" w:lineRule="auto"/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</w:pP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El sistema muestra</w:t>
            </w:r>
            <w:r w:rsidR="002B5828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 un mensaje </w:t>
            </w:r>
            <w:r w:rsidR="00B560D7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de “¿Está seguro de que desea cancelar la creación de este formulario?” junto con los botones </w:t>
            </w:r>
            <w:r w:rsidR="00227CDA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de” Aceptar</w:t>
            </w:r>
            <w:r w:rsidR="00B560D7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” y “Cancelar”.</w:t>
            </w:r>
          </w:p>
          <w:p w14:paraId="027247D2" w14:textId="700F728C" w:rsidR="00B560D7" w:rsidRDefault="00B560D7">
            <w:pPr>
              <w:pStyle w:val="Prrafodelista"/>
              <w:numPr>
                <w:ilvl w:val="0"/>
                <w:numId w:val="6"/>
              </w:numPr>
              <w:suppressAutoHyphens/>
              <w:spacing w:after="200" w:line="276" w:lineRule="auto"/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</w:pP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El apoyo administrativo </w:t>
            </w:r>
            <w:r w:rsidR="007958A1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da </w:t>
            </w:r>
            <w:r w:rsidR="0071091F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clic</w:t>
            </w:r>
            <w:r w:rsidR="007958A1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 en “Aceptar”.</w:t>
            </w:r>
          </w:p>
          <w:p w14:paraId="2C60C9B0" w14:textId="4E7FBF2F" w:rsidR="00FF2022" w:rsidRDefault="00004DBC">
            <w:pPr>
              <w:pStyle w:val="Prrafodelista"/>
              <w:numPr>
                <w:ilvl w:val="0"/>
                <w:numId w:val="6"/>
              </w:numPr>
              <w:suppressAutoHyphens/>
              <w:spacing w:after="200" w:line="276" w:lineRule="auto"/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</w:pP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El sistema elimina todos los datos ingresados</w:t>
            </w:r>
            <w:r w:rsidR="008211B4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 y regresa a la categoría de talleres</w:t>
            </w: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.</w:t>
            </w:r>
          </w:p>
          <w:p w14:paraId="195E7617" w14:textId="03DFF82D" w:rsidR="00004DBC" w:rsidRPr="00F87106" w:rsidRDefault="00004DBC">
            <w:pPr>
              <w:pStyle w:val="Prrafodelista"/>
              <w:numPr>
                <w:ilvl w:val="0"/>
                <w:numId w:val="6"/>
              </w:numPr>
              <w:suppressAutoHyphens/>
              <w:spacing w:after="200" w:line="276" w:lineRule="auto"/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</w:pP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Termina el caso de uso.</w:t>
            </w:r>
          </w:p>
          <w:p w14:paraId="2074617A" w14:textId="66F7A395" w:rsidR="00E77CC5" w:rsidRPr="00E77CC5" w:rsidRDefault="00E77CC5" w:rsidP="00E77CC5">
            <w:pPr>
              <w:suppressAutoHyphens/>
              <w:spacing w:after="200" w:line="276" w:lineRule="auto"/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</w:pPr>
          </w:p>
        </w:tc>
      </w:tr>
      <w:tr w:rsidR="00090873" w:rsidRPr="00090873" w14:paraId="11987F92" w14:textId="77777777" w:rsidTr="00090873">
        <w:trPr>
          <w:trHeight w:val="329"/>
        </w:trPr>
        <w:tc>
          <w:tcPr>
            <w:tcW w:w="1026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7D09792" w14:textId="77777777" w:rsidR="00090873" w:rsidRPr="00090873" w:rsidRDefault="00090873" w:rsidP="00090873">
            <w:pPr>
              <w:suppressAutoHyphens/>
              <w:spacing w:after="0" w:line="240" w:lineRule="auto"/>
              <w:rPr>
                <w:rFonts w:ascii="Times New Roman" w:eastAsia="Times New Roman" w:hAnsi="Times New Roman" w:cs="Arial"/>
                <w:b/>
                <w:kern w:val="0"/>
                <w:szCs w:val="20"/>
                <w:lang w:val="es-ES" w:eastAsia="ar-SA"/>
                <w14:ligatures w14:val="none"/>
              </w:rPr>
            </w:pPr>
            <w:r w:rsidRPr="00090873">
              <w:rPr>
                <w:rFonts w:ascii="Times New Roman" w:eastAsia="Times New Roman" w:hAnsi="Times New Roman" w:cs="Arial"/>
                <w:b/>
                <w:kern w:val="0"/>
                <w:szCs w:val="20"/>
                <w:lang w:val="es-ES" w:eastAsia="ar-SA"/>
                <w14:ligatures w14:val="none"/>
              </w:rPr>
              <w:lastRenderedPageBreak/>
              <w:t>Excepciones:</w:t>
            </w:r>
          </w:p>
        </w:tc>
        <w:tc>
          <w:tcPr>
            <w:tcW w:w="39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884986E" w14:textId="77777777" w:rsidR="00EF1889" w:rsidRDefault="006A0C4C" w:rsidP="00EF1889">
            <w:pPr>
              <w:suppressAutoHyphens/>
              <w:spacing w:after="200" w:line="276" w:lineRule="auto"/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</w:pP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EX 1 </w:t>
            </w:r>
            <w:r w:rsidR="00EF1889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No hay conexión con la base de datos.</w:t>
            </w:r>
          </w:p>
          <w:p w14:paraId="71D89BCF" w14:textId="77777777" w:rsidR="00EF1889" w:rsidRDefault="00EF1889">
            <w:pPr>
              <w:pStyle w:val="Prrafodelista"/>
              <w:numPr>
                <w:ilvl w:val="0"/>
                <w:numId w:val="27"/>
              </w:numPr>
              <w:suppressAutoHyphens/>
              <w:spacing w:after="200" w:line="276" w:lineRule="auto"/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</w:pP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El sistema muestra una ventana con el mensaje “No hay conexión a la base de datos, por favor inténtelo más tarde” y la opción de “Aceptar”.</w:t>
            </w:r>
          </w:p>
          <w:p w14:paraId="087A4291" w14:textId="78ABAEFC" w:rsidR="00EF1889" w:rsidRDefault="00EF1889">
            <w:pPr>
              <w:pStyle w:val="Prrafodelista"/>
              <w:numPr>
                <w:ilvl w:val="0"/>
                <w:numId w:val="27"/>
              </w:numPr>
              <w:suppressAutoHyphens/>
              <w:spacing w:after="200" w:line="276" w:lineRule="auto"/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</w:pP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El apoyo administrativo da clic en “Aceptar”.</w:t>
            </w:r>
          </w:p>
          <w:p w14:paraId="56595C48" w14:textId="312C3858" w:rsidR="00227CDA" w:rsidRPr="00EF1889" w:rsidRDefault="00EF1889">
            <w:pPr>
              <w:pStyle w:val="Prrafodelista"/>
              <w:numPr>
                <w:ilvl w:val="0"/>
                <w:numId w:val="27"/>
              </w:numPr>
              <w:suppressAutoHyphens/>
              <w:spacing w:after="200" w:line="276" w:lineRule="auto"/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</w:pPr>
            <w:r w:rsidRPr="00EF1889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Termina el caso de uso y regresan al menú principal.</w:t>
            </w:r>
          </w:p>
          <w:p w14:paraId="19B07C1C" w14:textId="77777777" w:rsidR="000E1EEC" w:rsidRDefault="000E1EEC" w:rsidP="000E1EEC">
            <w:pPr>
              <w:suppressAutoHyphens/>
              <w:spacing w:after="200" w:line="276" w:lineRule="auto"/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</w:pP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EX 2 Campos vacíos</w:t>
            </w:r>
          </w:p>
          <w:p w14:paraId="42D89032" w14:textId="53905E74" w:rsidR="000E1EEC" w:rsidRDefault="000E1EEC">
            <w:pPr>
              <w:pStyle w:val="Prrafodelista"/>
              <w:numPr>
                <w:ilvl w:val="0"/>
                <w:numId w:val="7"/>
              </w:numPr>
              <w:suppressAutoHyphens/>
              <w:spacing w:after="200" w:line="276" w:lineRule="auto"/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</w:pP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El sistema muestra el mensaje “Hay campos incompletos, favor de corroborar</w:t>
            </w:r>
            <w:r w:rsidR="00170213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 la información</w:t>
            </w: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.”</w:t>
            </w:r>
            <w:r w:rsidR="00170213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 y marca los campos vacíos.</w:t>
            </w:r>
          </w:p>
          <w:p w14:paraId="79A387AA" w14:textId="6371EACB" w:rsidR="00414E48" w:rsidRPr="000E1EEC" w:rsidRDefault="00414E48">
            <w:pPr>
              <w:pStyle w:val="Prrafodelista"/>
              <w:numPr>
                <w:ilvl w:val="0"/>
                <w:numId w:val="7"/>
              </w:numPr>
              <w:suppressAutoHyphens/>
              <w:spacing w:after="200" w:line="276" w:lineRule="auto"/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</w:pP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Regresa al paso 2 del flujo normal.</w:t>
            </w:r>
          </w:p>
        </w:tc>
      </w:tr>
      <w:tr w:rsidR="00090873" w:rsidRPr="00090873" w14:paraId="2B27932C" w14:textId="77777777" w:rsidTr="00090873">
        <w:trPr>
          <w:trHeight w:val="348"/>
        </w:trPr>
        <w:tc>
          <w:tcPr>
            <w:tcW w:w="1026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262AC6D" w14:textId="77777777" w:rsidR="00090873" w:rsidRPr="00090873" w:rsidRDefault="00090873" w:rsidP="00090873">
            <w:pPr>
              <w:suppressAutoHyphens/>
              <w:spacing w:after="0" w:line="240" w:lineRule="auto"/>
              <w:rPr>
                <w:rFonts w:ascii="Times New Roman" w:eastAsia="Times New Roman" w:hAnsi="Times New Roman" w:cs="Arial"/>
                <w:b/>
                <w:kern w:val="0"/>
                <w:szCs w:val="20"/>
                <w:lang w:val="es-ES" w:eastAsia="ar-SA"/>
                <w14:ligatures w14:val="none"/>
              </w:rPr>
            </w:pPr>
            <w:r w:rsidRPr="00090873">
              <w:rPr>
                <w:rFonts w:ascii="Times New Roman" w:eastAsia="Times New Roman" w:hAnsi="Times New Roman" w:cs="Arial"/>
                <w:b/>
                <w:kern w:val="0"/>
                <w:szCs w:val="20"/>
                <w:lang w:val="es-ES" w:eastAsia="ar-SA"/>
                <w14:ligatures w14:val="none"/>
              </w:rPr>
              <w:t>Postcondiciones:</w:t>
            </w:r>
          </w:p>
        </w:tc>
        <w:tc>
          <w:tcPr>
            <w:tcW w:w="39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599DFB2" w14:textId="648A7D09" w:rsidR="00090873" w:rsidRPr="00090873" w:rsidRDefault="00F253D7" w:rsidP="00090873">
            <w:pPr>
              <w:suppressAutoHyphens/>
              <w:spacing w:after="0" w:line="240" w:lineRule="auto"/>
              <w:rPr>
                <w:rFonts w:ascii="Times New Roman" w:eastAsia="Times New Roman" w:hAnsi="Times New Roman" w:cs="Arial"/>
                <w:kern w:val="0"/>
                <w:szCs w:val="20"/>
                <w:lang w:val="es-ES" w:eastAsia="ar-SA"/>
                <w14:ligatures w14:val="none"/>
              </w:rPr>
            </w:pPr>
            <w:r>
              <w:rPr>
                <w:rFonts w:ascii="Times New Roman" w:eastAsia="Times New Roman" w:hAnsi="Times New Roman" w:cs="Arial"/>
                <w:kern w:val="0"/>
                <w:szCs w:val="20"/>
                <w:lang w:val="es-ES" w:eastAsia="ar-SA"/>
                <w14:ligatures w14:val="none"/>
              </w:rPr>
              <w:t xml:space="preserve">POST-1: </w:t>
            </w:r>
            <w:r w:rsidR="006904D3">
              <w:rPr>
                <w:rFonts w:ascii="Times New Roman" w:eastAsia="Times New Roman" w:hAnsi="Times New Roman" w:cs="Arial"/>
                <w:kern w:val="0"/>
                <w:szCs w:val="20"/>
                <w:lang w:val="es-ES" w:eastAsia="ar-SA"/>
                <w14:ligatures w14:val="none"/>
              </w:rPr>
              <w:t>El sistema</w:t>
            </w:r>
            <w:r w:rsidR="006904D3">
              <w:rPr>
                <w:rFonts w:ascii="Calibri" w:eastAsia="Calibri" w:hAnsi="Calibri" w:cs="Times New Roman"/>
                <w:kern w:val="0"/>
                <w:lang w:val="es-ES"/>
                <w14:ligatures w14:val="none"/>
              </w:rPr>
              <w:t xml:space="preserve"> guarda el formulario en el apartado de talleres COIL-VIC haciéndolo público acorde a la fecha de inicio y de cierre.</w:t>
            </w:r>
          </w:p>
        </w:tc>
      </w:tr>
      <w:tr w:rsidR="00090873" w:rsidRPr="00090873" w14:paraId="239AFE9E" w14:textId="77777777" w:rsidTr="00090873">
        <w:trPr>
          <w:trHeight w:val="329"/>
        </w:trPr>
        <w:tc>
          <w:tcPr>
            <w:tcW w:w="1026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2845BADB" w14:textId="77777777" w:rsidR="00090873" w:rsidRPr="00090873" w:rsidRDefault="00090873" w:rsidP="00090873">
            <w:pPr>
              <w:suppressAutoHyphens/>
              <w:spacing w:after="0" w:line="240" w:lineRule="auto"/>
              <w:rPr>
                <w:rFonts w:ascii="Times New Roman" w:eastAsia="Times New Roman" w:hAnsi="Times New Roman" w:cs="Arial"/>
                <w:b/>
                <w:kern w:val="0"/>
                <w:szCs w:val="20"/>
                <w:lang w:val="es-ES" w:eastAsia="ar-SA"/>
                <w14:ligatures w14:val="none"/>
              </w:rPr>
            </w:pPr>
            <w:r w:rsidRPr="00090873">
              <w:rPr>
                <w:rFonts w:ascii="Times New Roman" w:eastAsia="Times New Roman" w:hAnsi="Times New Roman" w:cs="Arial"/>
                <w:b/>
                <w:kern w:val="0"/>
                <w:szCs w:val="20"/>
                <w:lang w:val="es-ES" w:eastAsia="ar-SA"/>
                <w14:ligatures w14:val="none"/>
              </w:rPr>
              <w:t>Reglas de negocio:</w:t>
            </w:r>
          </w:p>
        </w:tc>
        <w:tc>
          <w:tcPr>
            <w:tcW w:w="39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C271D47" w14:textId="55319EA4" w:rsidR="00090873" w:rsidRPr="00090873" w:rsidRDefault="00A603D2" w:rsidP="00090873">
            <w:pPr>
              <w:suppressAutoHyphens/>
              <w:spacing w:after="0" w:line="240" w:lineRule="auto"/>
              <w:rPr>
                <w:rFonts w:ascii="Times New Roman" w:eastAsia="Times New Roman" w:hAnsi="Times New Roman" w:cs="Arial"/>
                <w:kern w:val="0"/>
                <w:szCs w:val="20"/>
                <w:lang w:val="es-ES" w:eastAsia="ar-SA"/>
                <w14:ligatures w14:val="none"/>
              </w:rPr>
            </w:pPr>
            <w:r>
              <w:rPr>
                <w:rFonts w:ascii="Times New Roman" w:eastAsia="Times New Roman" w:hAnsi="Times New Roman" w:cs="Arial"/>
                <w:kern w:val="0"/>
                <w:szCs w:val="20"/>
                <w:lang w:val="es-ES" w:eastAsia="ar-SA"/>
                <w14:ligatures w14:val="none"/>
              </w:rPr>
              <w:t>RN</w:t>
            </w:r>
            <w:r w:rsidR="00477A08">
              <w:rPr>
                <w:rFonts w:ascii="Times New Roman" w:eastAsia="Times New Roman" w:hAnsi="Times New Roman" w:cs="Arial"/>
                <w:kern w:val="0"/>
                <w:szCs w:val="20"/>
                <w:lang w:val="es-ES" w:eastAsia="ar-SA"/>
                <w14:ligatures w14:val="none"/>
              </w:rPr>
              <w:t>-1, RN-4</w:t>
            </w:r>
            <w:r w:rsidR="00487F73">
              <w:rPr>
                <w:rFonts w:ascii="Times New Roman" w:eastAsia="Times New Roman" w:hAnsi="Times New Roman" w:cs="Arial"/>
                <w:kern w:val="0"/>
                <w:szCs w:val="20"/>
                <w:lang w:val="es-ES" w:eastAsia="ar-SA"/>
                <w14:ligatures w14:val="none"/>
              </w:rPr>
              <w:t>, RN-7</w:t>
            </w:r>
          </w:p>
        </w:tc>
      </w:tr>
      <w:tr w:rsidR="00090873" w:rsidRPr="00090873" w14:paraId="54036711" w14:textId="77777777" w:rsidTr="00090873">
        <w:trPr>
          <w:trHeight w:val="329"/>
        </w:trPr>
        <w:tc>
          <w:tcPr>
            <w:tcW w:w="1026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C26B45D" w14:textId="77777777" w:rsidR="00090873" w:rsidRPr="00090873" w:rsidRDefault="00090873" w:rsidP="00090873">
            <w:pPr>
              <w:suppressAutoHyphens/>
              <w:spacing w:after="0" w:line="240" w:lineRule="auto"/>
              <w:rPr>
                <w:rFonts w:ascii="Times New Roman" w:eastAsia="Times New Roman" w:hAnsi="Times New Roman" w:cs="Arial"/>
                <w:b/>
                <w:kern w:val="0"/>
                <w:szCs w:val="20"/>
                <w:lang w:val="es-ES" w:eastAsia="ar-SA"/>
                <w14:ligatures w14:val="none"/>
              </w:rPr>
            </w:pPr>
            <w:r w:rsidRPr="00090873">
              <w:rPr>
                <w:rFonts w:ascii="Times New Roman" w:eastAsia="Times New Roman" w:hAnsi="Times New Roman" w:cs="Arial"/>
                <w:b/>
                <w:kern w:val="0"/>
                <w:szCs w:val="20"/>
                <w:lang w:val="es-ES" w:eastAsia="ar-SA"/>
                <w14:ligatures w14:val="none"/>
              </w:rPr>
              <w:t xml:space="preserve">Incluye: </w:t>
            </w:r>
          </w:p>
        </w:tc>
        <w:tc>
          <w:tcPr>
            <w:tcW w:w="39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43E219C5" w14:textId="173359DE" w:rsidR="00090873" w:rsidRPr="00090873" w:rsidRDefault="00487F73" w:rsidP="00090873">
            <w:pPr>
              <w:suppressAutoHyphens/>
              <w:spacing w:after="0" w:line="240" w:lineRule="auto"/>
              <w:rPr>
                <w:rFonts w:ascii="Times New Roman" w:eastAsia="Times New Roman" w:hAnsi="Times New Roman" w:cs="Arial"/>
                <w:kern w:val="0"/>
                <w:szCs w:val="20"/>
                <w:lang w:val="es-ES" w:eastAsia="ar-SA"/>
                <w14:ligatures w14:val="none"/>
              </w:rPr>
            </w:pPr>
            <w:r>
              <w:rPr>
                <w:rFonts w:ascii="Times New Roman" w:eastAsia="Times New Roman" w:hAnsi="Times New Roman" w:cs="Arial"/>
                <w:kern w:val="0"/>
                <w:szCs w:val="20"/>
                <w:lang w:val="es-ES" w:eastAsia="ar-SA"/>
                <w14:ligatures w14:val="none"/>
              </w:rPr>
              <w:t>Ningun</w:t>
            </w:r>
            <w:r w:rsidR="00442E34">
              <w:rPr>
                <w:rFonts w:ascii="Times New Roman" w:eastAsia="Times New Roman" w:hAnsi="Times New Roman" w:cs="Arial"/>
                <w:kern w:val="0"/>
                <w:szCs w:val="20"/>
                <w:lang w:val="es-ES" w:eastAsia="ar-SA"/>
                <w14:ligatures w14:val="none"/>
              </w:rPr>
              <w:t>o</w:t>
            </w:r>
          </w:p>
        </w:tc>
      </w:tr>
      <w:tr w:rsidR="00090873" w:rsidRPr="00090873" w14:paraId="33D7FD8A" w14:textId="77777777" w:rsidTr="00090873">
        <w:trPr>
          <w:trHeight w:val="329"/>
        </w:trPr>
        <w:tc>
          <w:tcPr>
            <w:tcW w:w="1026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195E27A" w14:textId="77777777" w:rsidR="00090873" w:rsidRPr="00090873" w:rsidRDefault="00090873" w:rsidP="00090873">
            <w:pPr>
              <w:suppressAutoHyphens/>
              <w:spacing w:after="0" w:line="240" w:lineRule="auto"/>
              <w:rPr>
                <w:rFonts w:ascii="Times New Roman" w:eastAsia="Times New Roman" w:hAnsi="Times New Roman" w:cs="Arial"/>
                <w:b/>
                <w:kern w:val="0"/>
                <w:szCs w:val="20"/>
                <w:lang w:val="es-ES" w:eastAsia="ar-SA"/>
                <w14:ligatures w14:val="none"/>
              </w:rPr>
            </w:pPr>
            <w:r w:rsidRPr="00090873">
              <w:rPr>
                <w:rFonts w:ascii="Times New Roman" w:eastAsia="Times New Roman" w:hAnsi="Times New Roman" w:cs="Arial"/>
                <w:b/>
                <w:kern w:val="0"/>
                <w:szCs w:val="20"/>
                <w:lang w:val="es-ES" w:eastAsia="ar-SA"/>
                <w14:ligatures w14:val="none"/>
              </w:rPr>
              <w:t>Extiende:</w:t>
            </w:r>
          </w:p>
        </w:tc>
        <w:tc>
          <w:tcPr>
            <w:tcW w:w="39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E1E19FF" w14:textId="744CDB7C" w:rsidR="00090873" w:rsidRPr="00090873" w:rsidRDefault="00442E34" w:rsidP="00090873">
            <w:pPr>
              <w:suppressAutoHyphens/>
              <w:spacing w:after="0" w:line="240" w:lineRule="auto"/>
              <w:rPr>
                <w:rFonts w:ascii="Times New Roman" w:eastAsia="Times New Roman" w:hAnsi="Times New Roman" w:cs="Arial"/>
                <w:kern w:val="0"/>
                <w:szCs w:val="20"/>
                <w:lang w:val="es-ES" w:eastAsia="ar-SA"/>
                <w14:ligatures w14:val="none"/>
              </w:rPr>
            </w:pPr>
            <w:r>
              <w:rPr>
                <w:rFonts w:ascii="Times New Roman" w:eastAsia="Times New Roman" w:hAnsi="Times New Roman" w:cs="Arial"/>
                <w:kern w:val="0"/>
                <w:szCs w:val="20"/>
                <w:lang w:val="es-ES" w:eastAsia="ar-SA"/>
                <w14:ligatures w14:val="none"/>
              </w:rPr>
              <w:t>Ninguno</w:t>
            </w:r>
          </w:p>
        </w:tc>
      </w:tr>
    </w:tbl>
    <w:p w14:paraId="76295031" w14:textId="77777777" w:rsidR="00BE68AF" w:rsidRDefault="00BE68AF"/>
    <w:p w14:paraId="4D056165" w14:textId="77777777" w:rsidR="00F2786F" w:rsidRDefault="00F2786F"/>
    <w:p w14:paraId="48138DE5" w14:textId="77777777" w:rsidR="00F2786F" w:rsidRDefault="00F2786F" w:rsidP="00F2786F">
      <w:pPr>
        <w:keepNext/>
      </w:pPr>
      <w:r w:rsidRPr="00F2786F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1C4BB30" wp14:editId="7FFA2B8C">
            <wp:simplePos x="0" y="0"/>
            <wp:positionH relativeFrom="margin">
              <wp:posOffset>478119</wp:posOffset>
            </wp:positionH>
            <wp:positionV relativeFrom="paragraph">
              <wp:posOffset>456</wp:posOffset>
            </wp:positionV>
            <wp:extent cx="4597200" cy="3600000"/>
            <wp:effectExtent l="0" t="0" r="0" b="635"/>
            <wp:wrapSquare wrapText="bothSides"/>
            <wp:docPr id="183403977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039778" name="Imagen 1" descr="Interfaz de usuario gráfica, Texto&#10;&#10;Descripción generada automá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2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80F172" w14:textId="57E12409" w:rsidR="00F2786F" w:rsidRDefault="00F2786F" w:rsidP="00F2786F">
      <w:pPr>
        <w:pStyle w:val="Descripcin"/>
        <w:jc w:val="center"/>
      </w:pPr>
      <w:bookmarkStart w:id="3" w:name="_Toc149829135"/>
      <w:r>
        <w:t xml:space="preserve">Ilustración </w:t>
      </w:r>
      <w:fldSimple w:instr=" SEQ Ilustración \* ARABIC ">
        <w:r w:rsidR="00AB3081">
          <w:rPr>
            <w:noProof/>
          </w:rPr>
          <w:t>3</w:t>
        </w:r>
      </w:fldSimple>
      <w:r>
        <w:t>.CU-06</w:t>
      </w:r>
      <w:r w:rsidR="00354CF1">
        <w:t>.1</w:t>
      </w:r>
      <w:r>
        <w:t xml:space="preserve"> Crear registro taller</w:t>
      </w:r>
      <w:bookmarkEnd w:id="3"/>
    </w:p>
    <w:p w14:paraId="460EE99A" w14:textId="73E1FC9D" w:rsidR="00F2786F" w:rsidRDefault="009141FC" w:rsidP="00F2786F">
      <w:pPr>
        <w:keepNext/>
      </w:pPr>
      <w:r w:rsidRPr="00F2786F">
        <w:rPr>
          <w:noProof/>
        </w:rPr>
        <w:drawing>
          <wp:anchor distT="0" distB="0" distL="114300" distR="114300" simplePos="0" relativeHeight="251668480" behindDoc="0" locked="0" layoutInCell="1" allowOverlap="1" wp14:anchorId="387BB6AA" wp14:editId="3FA50A06">
            <wp:simplePos x="0" y="0"/>
            <wp:positionH relativeFrom="margin">
              <wp:align>center</wp:align>
            </wp:positionH>
            <wp:positionV relativeFrom="paragraph">
              <wp:posOffset>18871</wp:posOffset>
            </wp:positionV>
            <wp:extent cx="4680000" cy="3664800"/>
            <wp:effectExtent l="0" t="0" r="6350" b="0"/>
            <wp:wrapSquare wrapText="bothSides"/>
            <wp:docPr id="130663550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635505" name="Imagen 1" descr="Interfaz de usuario gráfica, Texto&#10;&#10;Descripción generada automáticament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6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122AC7" w14:textId="42B48643" w:rsidR="00F2786F" w:rsidRDefault="00F2786F" w:rsidP="00F2786F">
      <w:pPr>
        <w:pStyle w:val="Descripcin"/>
        <w:jc w:val="center"/>
      </w:pPr>
      <w:bookmarkStart w:id="4" w:name="_Toc149829136"/>
      <w:r>
        <w:t xml:space="preserve">Ilustración </w:t>
      </w:r>
      <w:fldSimple w:instr=" SEQ Ilustración \* ARABIC ">
        <w:r w:rsidR="00AB3081">
          <w:rPr>
            <w:noProof/>
          </w:rPr>
          <w:t>4</w:t>
        </w:r>
      </w:fldSimple>
      <w:r>
        <w:t>.CU-06FA2.1 Crear pregunta de párrafo</w:t>
      </w:r>
      <w:bookmarkEnd w:id="4"/>
    </w:p>
    <w:p w14:paraId="66A16B22" w14:textId="77777777" w:rsidR="00F2786F" w:rsidRDefault="00F2786F" w:rsidP="00F2786F">
      <w:pPr>
        <w:keepNext/>
      </w:pPr>
      <w:r w:rsidRPr="00F2786F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228F0010" wp14:editId="64B3FA5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680000" cy="3657600"/>
            <wp:effectExtent l="0" t="0" r="6350" b="0"/>
            <wp:wrapSquare wrapText="bothSides"/>
            <wp:docPr id="417125817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125817" name="Imagen 1" descr="Interfaz de usuario gráfica, Texto&#10;&#10;Descripción generada automáticament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AE371B" w14:textId="0331F187" w:rsidR="00F2786F" w:rsidRDefault="009141FC" w:rsidP="00F2786F">
      <w:pPr>
        <w:pStyle w:val="Descripcin"/>
        <w:jc w:val="center"/>
      </w:pPr>
      <w:bookmarkStart w:id="5" w:name="_Toc149829137"/>
      <w:r w:rsidRPr="00F2786F">
        <w:rPr>
          <w:noProof/>
        </w:rPr>
        <w:drawing>
          <wp:anchor distT="0" distB="0" distL="114300" distR="114300" simplePos="0" relativeHeight="251670528" behindDoc="0" locked="0" layoutInCell="1" allowOverlap="1" wp14:anchorId="63539A29" wp14:editId="389BEFED">
            <wp:simplePos x="0" y="0"/>
            <wp:positionH relativeFrom="margin">
              <wp:align>center</wp:align>
            </wp:positionH>
            <wp:positionV relativeFrom="paragraph">
              <wp:posOffset>3637319</wp:posOffset>
            </wp:positionV>
            <wp:extent cx="4680000" cy="3657600"/>
            <wp:effectExtent l="0" t="0" r="6350" b="0"/>
            <wp:wrapSquare wrapText="bothSides"/>
            <wp:docPr id="2118333127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333127" name="Imagen 1" descr="Interfaz de usuario gráfica, Texto&#10;&#10;Descripción generada automáticament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786F">
        <w:t xml:space="preserve">Ilustración </w:t>
      </w:r>
      <w:fldSimple w:instr=" SEQ Ilustración \* ARABIC ">
        <w:r w:rsidR="00AB3081">
          <w:rPr>
            <w:noProof/>
          </w:rPr>
          <w:t>5</w:t>
        </w:r>
      </w:fldSimple>
      <w:r w:rsidR="00F2786F">
        <w:t>.CU-06FA2.2 Crear pregunta de opción múltiple</w:t>
      </w:r>
      <w:bookmarkEnd w:id="5"/>
    </w:p>
    <w:p w14:paraId="61B06362" w14:textId="04358B69" w:rsidR="00F2786F" w:rsidRDefault="00F2786F" w:rsidP="00F2786F">
      <w:pPr>
        <w:keepNext/>
      </w:pPr>
    </w:p>
    <w:p w14:paraId="53AE96C8" w14:textId="523526B1" w:rsidR="00F2786F" w:rsidRPr="00F2786F" w:rsidRDefault="00F2786F" w:rsidP="00F2786F">
      <w:pPr>
        <w:pStyle w:val="Descripcin"/>
        <w:jc w:val="center"/>
      </w:pPr>
      <w:bookmarkStart w:id="6" w:name="_Toc149829138"/>
      <w:r>
        <w:t xml:space="preserve">Ilustración </w:t>
      </w:r>
      <w:fldSimple w:instr=" SEQ Ilustración \* ARABIC ">
        <w:r w:rsidR="00AB3081">
          <w:rPr>
            <w:noProof/>
          </w:rPr>
          <w:t>6</w:t>
        </w:r>
      </w:fldSimple>
      <w:r>
        <w:t>.CU-06FA2.3 Crear pregunta de cargar archivo</w:t>
      </w:r>
      <w:bookmarkEnd w:id="6"/>
    </w:p>
    <w:p w14:paraId="0B579766" w14:textId="73B7DE1C" w:rsidR="00F2786F" w:rsidRDefault="00F2786F" w:rsidP="00F2786F">
      <w:pPr>
        <w:keepNext/>
      </w:pPr>
      <w:r w:rsidRPr="00F2786F"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6C01C09E" wp14:editId="3ADCFEC8">
            <wp:simplePos x="0" y="0"/>
            <wp:positionH relativeFrom="margin">
              <wp:align>center</wp:align>
            </wp:positionH>
            <wp:positionV relativeFrom="paragraph">
              <wp:posOffset>601</wp:posOffset>
            </wp:positionV>
            <wp:extent cx="4680000" cy="3661200"/>
            <wp:effectExtent l="0" t="0" r="6350" b="0"/>
            <wp:wrapSquare wrapText="bothSides"/>
            <wp:docPr id="132541381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413817" name="Imagen 1" descr="Interfaz de usuario gráfica, Aplicación&#10;&#10;Descripción generada automáticament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6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B16EBE" w14:textId="26A94749" w:rsidR="00F2786F" w:rsidRDefault="00F2786F" w:rsidP="00F2786F">
      <w:pPr>
        <w:pStyle w:val="Descripcin"/>
        <w:jc w:val="center"/>
      </w:pPr>
      <w:bookmarkStart w:id="7" w:name="_Toc149829139"/>
      <w:r>
        <w:t xml:space="preserve">Ilustración </w:t>
      </w:r>
      <w:fldSimple w:instr=" SEQ Ilustración \* ARABIC ">
        <w:r w:rsidR="00AB3081">
          <w:rPr>
            <w:noProof/>
          </w:rPr>
          <w:t>7</w:t>
        </w:r>
      </w:fldSimple>
      <w:r>
        <w:t>.CU-06FA3.1 Cancelar creación del registro</w:t>
      </w:r>
      <w:bookmarkEnd w:id="7"/>
    </w:p>
    <w:p w14:paraId="67873852" w14:textId="2ECB6B80" w:rsidR="00F2786F" w:rsidRDefault="009141FC" w:rsidP="00F2786F">
      <w:pPr>
        <w:keepNext/>
      </w:pPr>
      <w:r w:rsidRPr="00F2786F">
        <w:rPr>
          <w:noProof/>
        </w:rPr>
        <w:drawing>
          <wp:anchor distT="0" distB="0" distL="114300" distR="114300" simplePos="0" relativeHeight="251672576" behindDoc="0" locked="0" layoutInCell="1" allowOverlap="1" wp14:anchorId="7DB0766A" wp14:editId="5FE8E464">
            <wp:simplePos x="0" y="0"/>
            <wp:positionH relativeFrom="margin">
              <wp:align>center</wp:align>
            </wp:positionH>
            <wp:positionV relativeFrom="paragraph">
              <wp:posOffset>114935</wp:posOffset>
            </wp:positionV>
            <wp:extent cx="4680000" cy="3657600"/>
            <wp:effectExtent l="0" t="0" r="6350" b="0"/>
            <wp:wrapSquare wrapText="bothSides"/>
            <wp:docPr id="206775637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756378" name="Imagen 1" descr="Interfaz de usuario gráfica, Aplicación&#10;&#10;Descripción generada automáticament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63D16A" w14:textId="5552C7E2" w:rsidR="00F2786F" w:rsidRPr="00F2786F" w:rsidRDefault="00F2786F" w:rsidP="009141FC">
      <w:pPr>
        <w:pStyle w:val="Descripcin"/>
        <w:jc w:val="center"/>
      </w:pPr>
      <w:bookmarkStart w:id="8" w:name="_Toc149829140"/>
      <w:r>
        <w:t xml:space="preserve">Ilustración </w:t>
      </w:r>
      <w:fldSimple w:instr=" SEQ Ilustración \* ARABIC ">
        <w:r w:rsidR="00AB3081">
          <w:rPr>
            <w:noProof/>
          </w:rPr>
          <w:t>8</w:t>
        </w:r>
      </w:fldSimple>
      <w:r>
        <w:t>.CU-06EX1 No hay conexión a la base de datos</w:t>
      </w:r>
      <w:bookmarkEnd w:id="8"/>
    </w:p>
    <w:p w14:paraId="7766D489" w14:textId="1303B9C0" w:rsidR="00F2786F" w:rsidRDefault="00F2786F"/>
    <w:p w14:paraId="5EAC28EF" w14:textId="7E57F74A" w:rsidR="009141FC" w:rsidRDefault="009141FC">
      <w:r>
        <w:rPr>
          <w:noProof/>
        </w:rPr>
        <w:lastRenderedPageBreak/>
        <mc:AlternateContent>
          <mc:Choice Requires="wps">
            <w:drawing>
              <wp:inline distT="0" distB="0" distL="0" distR="0" wp14:anchorId="5946EA50" wp14:editId="29B59778">
                <wp:extent cx="5612130" cy="635"/>
                <wp:effectExtent l="0" t="0" r="7620" b="0"/>
                <wp:docPr id="359798042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5058A6" w14:textId="19DC7943" w:rsidR="009141FC" w:rsidRPr="00030476" w:rsidRDefault="009141FC" w:rsidP="009141FC">
                            <w:pPr>
                              <w:pStyle w:val="Descripcin"/>
                              <w:jc w:val="center"/>
                            </w:pPr>
                            <w:bookmarkStart w:id="9" w:name="_Toc149829141"/>
                            <w:r>
                              <w:t xml:space="preserve">Ilustración </w:t>
                            </w:r>
                            <w:fldSimple w:instr=" SEQ Ilustración \* ARABIC ">
                              <w:r w:rsidR="00AB3081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>.CU-06EX2 Campos vacíos</w:t>
                            </w:r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946EA50" id="Cuadro de texto 1" o:spid="_x0000_s1028" type="#_x0000_t202" style="width:441.9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" stroked="f">
                <v:textbox style="mso-fit-shape-to-text:t" inset="0,0,0,0">
                  <w:txbxContent>
                    <w:p w14:paraId="425058A6" w14:textId="19DC7943" w:rsidR="009141FC" w:rsidRPr="00030476" w:rsidRDefault="009141FC" w:rsidP="009141FC">
                      <w:pPr>
                        <w:pStyle w:val="Descripcin"/>
                        <w:jc w:val="center"/>
                      </w:pPr>
                      <w:bookmarkStart w:id="10" w:name="_Toc149829141"/>
                      <w:r>
                        <w:t xml:space="preserve">Ilustración </w:t>
                      </w:r>
                      <w:fldSimple w:instr=" SEQ Ilustración \* ARABIC ">
                        <w:r w:rsidR="00AB3081">
                          <w:rPr>
                            <w:noProof/>
                          </w:rPr>
                          <w:t>9</w:t>
                        </w:r>
                      </w:fldSimple>
                      <w:r>
                        <w:t>.CU-06EX2 Campos vacíos</w:t>
                      </w:r>
                      <w:bookmarkEnd w:id="10"/>
                    </w:p>
                  </w:txbxContent>
                </v:textbox>
                <w10:anchorlock/>
              </v:shape>
            </w:pict>
          </mc:Fallback>
        </mc:AlternateContent>
      </w:r>
      <w:r w:rsidRPr="009141FC">
        <w:rPr>
          <w:noProof/>
        </w:rPr>
        <w:drawing>
          <wp:anchor distT="0" distB="0" distL="114300" distR="114300" simplePos="0" relativeHeight="251673600" behindDoc="0" locked="0" layoutInCell="1" allowOverlap="1" wp14:anchorId="53F8B58B" wp14:editId="0CD8EB21">
            <wp:simplePos x="0" y="0"/>
            <wp:positionH relativeFrom="column">
              <wp:posOffset>507463</wp:posOffset>
            </wp:positionH>
            <wp:positionV relativeFrom="paragraph">
              <wp:posOffset>103952</wp:posOffset>
            </wp:positionV>
            <wp:extent cx="4679950" cy="3657600"/>
            <wp:effectExtent l="0" t="0" r="6350" b="0"/>
            <wp:wrapSquare wrapText="bothSides"/>
            <wp:docPr id="1324565222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565222" name="Imagen 1" descr="Interfaz de usuario gráfica&#10;&#10;Descripción generada automáticamente con confianza media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1782"/>
        <w:gridCol w:w="6900"/>
      </w:tblGrid>
      <w:tr w:rsidR="00D2191F" w:rsidRPr="00D2191F" w14:paraId="055EC243" w14:textId="77777777" w:rsidTr="002E0798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20A804F6" w14:textId="77777777" w:rsidR="00D2191F" w:rsidRPr="00D2191F" w:rsidRDefault="00D2191F" w:rsidP="00D2191F">
            <w:pPr>
              <w:rPr>
                <w:b/>
                <w:lang w:val="es-ES"/>
              </w:rPr>
            </w:pPr>
            <w:r w:rsidRPr="00D2191F">
              <w:rPr>
                <w:b/>
                <w:lang w:val="es-ES"/>
              </w:rPr>
              <w:t>ID: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68D31879" w14:textId="1BDF3A12" w:rsidR="00D2191F" w:rsidRPr="00D2191F" w:rsidRDefault="00D2191F" w:rsidP="00D2191F">
            <w:pPr>
              <w:rPr>
                <w:lang w:val="es-ES"/>
              </w:rPr>
            </w:pPr>
            <w:r w:rsidRPr="00D2191F">
              <w:rPr>
                <w:lang w:val="es-ES"/>
              </w:rPr>
              <w:t>CU-0</w:t>
            </w:r>
            <w:r w:rsidR="005B6999">
              <w:rPr>
                <w:lang w:val="es-ES"/>
              </w:rPr>
              <w:t>7</w:t>
            </w:r>
          </w:p>
        </w:tc>
      </w:tr>
      <w:tr w:rsidR="00D2191F" w:rsidRPr="00D2191F" w14:paraId="2B2A95B8" w14:textId="77777777" w:rsidTr="002E0798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1F4F31D3" w14:textId="77777777" w:rsidR="00D2191F" w:rsidRPr="00D2191F" w:rsidRDefault="00D2191F" w:rsidP="00D2191F">
            <w:pPr>
              <w:rPr>
                <w:b/>
                <w:lang w:val="es-ES"/>
              </w:rPr>
            </w:pPr>
            <w:r w:rsidRPr="00D2191F">
              <w:rPr>
                <w:b/>
                <w:lang w:val="es-ES"/>
              </w:rPr>
              <w:t>Nombre: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3C3728F2" w14:textId="288069D6" w:rsidR="00D2191F" w:rsidRPr="00D2191F" w:rsidRDefault="00663B05" w:rsidP="00D2191F">
            <w:pPr>
              <w:rPr>
                <w:lang w:val="es-ES"/>
              </w:rPr>
            </w:pPr>
            <w:r>
              <w:rPr>
                <w:lang w:val="es-ES"/>
              </w:rPr>
              <w:t>Eliminar</w:t>
            </w:r>
            <w:r w:rsidR="00D54386">
              <w:rPr>
                <w:lang w:val="es-ES"/>
              </w:rPr>
              <w:t xml:space="preserve"> taller </w:t>
            </w:r>
          </w:p>
        </w:tc>
      </w:tr>
      <w:tr w:rsidR="00D2191F" w:rsidRPr="00D2191F" w14:paraId="67C934FA" w14:textId="77777777" w:rsidTr="002E0798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1BBE8A77" w14:textId="77777777" w:rsidR="00D2191F" w:rsidRPr="00D2191F" w:rsidRDefault="00D2191F" w:rsidP="00D2191F">
            <w:pPr>
              <w:rPr>
                <w:b/>
                <w:lang w:val="es-ES"/>
              </w:rPr>
            </w:pPr>
            <w:r w:rsidRPr="00D2191F">
              <w:rPr>
                <w:b/>
                <w:lang w:val="es-ES"/>
              </w:rPr>
              <w:t>Responsable: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77D2A9CE" w14:textId="1A3052BA" w:rsidR="00D2191F" w:rsidRPr="00D2191F" w:rsidRDefault="00851537" w:rsidP="00D2191F">
            <w:pPr>
              <w:rPr>
                <w:lang w:val="es-ES"/>
              </w:rPr>
            </w:pPr>
            <w:r>
              <w:rPr>
                <w:lang w:val="es-ES"/>
              </w:rPr>
              <w:t>Christopher Vasquez Zapata</w:t>
            </w:r>
          </w:p>
        </w:tc>
      </w:tr>
      <w:tr w:rsidR="00D2191F" w:rsidRPr="00D2191F" w14:paraId="6C233AD1" w14:textId="77777777" w:rsidTr="002E0798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2D023F73" w14:textId="77777777" w:rsidR="00D2191F" w:rsidRPr="00D2191F" w:rsidRDefault="00D2191F" w:rsidP="00D2191F">
            <w:pPr>
              <w:rPr>
                <w:b/>
                <w:lang w:val="es-ES"/>
              </w:rPr>
            </w:pPr>
            <w:r w:rsidRPr="00D2191F">
              <w:rPr>
                <w:b/>
                <w:lang w:val="es-ES"/>
              </w:rPr>
              <w:t>Fecha de actualización: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4A48F671" w14:textId="7B12C966" w:rsidR="00D2191F" w:rsidRPr="00D2191F" w:rsidRDefault="00851537" w:rsidP="00D2191F">
            <w:pPr>
              <w:rPr>
                <w:lang w:val="es-ES"/>
              </w:rPr>
            </w:pPr>
            <w:r>
              <w:rPr>
                <w:lang w:val="es-ES"/>
              </w:rPr>
              <w:t>2</w:t>
            </w:r>
            <w:r w:rsidR="002A1BD8">
              <w:rPr>
                <w:lang w:val="es-ES"/>
              </w:rPr>
              <w:t>8</w:t>
            </w:r>
            <w:r w:rsidR="00D2191F" w:rsidRPr="00D2191F">
              <w:rPr>
                <w:lang w:val="es-ES"/>
              </w:rPr>
              <w:t>-oct-202</w:t>
            </w:r>
            <w:r>
              <w:rPr>
                <w:lang w:val="es-ES"/>
              </w:rPr>
              <w:t>3</w:t>
            </w:r>
          </w:p>
        </w:tc>
      </w:tr>
      <w:tr w:rsidR="00D2191F" w:rsidRPr="00D2191F" w14:paraId="147673FE" w14:textId="77777777" w:rsidTr="002E0798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1E94681A" w14:textId="77777777" w:rsidR="00D2191F" w:rsidRPr="00D2191F" w:rsidRDefault="00D2191F" w:rsidP="00D2191F">
            <w:pPr>
              <w:rPr>
                <w:b/>
                <w:lang w:val="es-ES"/>
              </w:rPr>
            </w:pPr>
            <w:r w:rsidRPr="00D2191F">
              <w:rPr>
                <w:b/>
                <w:lang w:val="es-ES"/>
              </w:rPr>
              <w:t>Descripción: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3E6A70CE" w14:textId="342FC7B9" w:rsidR="00D2191F" w:rsidRPr="00D2191F" w:rsidRDefault="008416CA" w:rsidP="00D2191F">
            <w:pPr>
              <w:rPr>
                <w:lang w:val="es-ES"/>
              </w:rPr>
            </w:pPr>
            <w:r>
              <w:rPr>
                <w:lang w:val="es-ES"/>
              </w:rPr>
              <w:t xml:space="preserve">El apoyo administrativo </w:t>
            </w:r>
            <w:r w:rsidR="00663B05">
              <w:rPr>
                <w:lang w:val="es-ES"/>
              </w:rPr>
              <w:t>elimina</w:t>
            </w:r>
            <w:r>
              <w:rPr>
                <w:lang w:val="es-ES"/>
              </w:rPr>
              <w:t xml:space="preserve"> </w:t>
            </w:r>
            <w:r w:rsidR="00663B05">
              <w:rPr>
                <w:lang w:val="es-ES"/>
              </w:rPr>
              <w:t>uno de los formularios para los registros</w:t>
            </w:r>
            <w:r>
              <w:rPr>
                <w:lang w:val="es-ES"/>
              </w:rPr>
              <w:t xml:space="preserve"> de los talleres COIL-VIC</w:t>
            </w:r>
            <w:r w:rsidR="002041DB">
              <w:rPr>
                <w:lang w:val="es-ES"/>
              </w:rPr>
              <w:t>.</w:t>
            </w:r>
          </w:p>
        </w:tc>
      </w:tr>
      <w:tr w:rsidR="00D2191F" w:rsidRPr="00D2191F" w14:paraId="12DEBD9A" w14:textId="77777777" w:rsidTr="002E0798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1F4C92FE" w14:textId="77777777" w:rsidR="00D2191F" w:rsidRPr="00D2191F" w:rsidRDefault="00D2191F" w:rsidP="00D2191F">
            <w:pPr>
              <w:rPr>
                <w:b/>
                <w:lang w:val="es-ES"/>
              </w:rPr>
            </w:pPr>
            <w:r w:rsidRPr="00D2191F">
              <w:rPr>
                <w:b/>
                <w:lang w:val="es-ES"/>
              </w:rPr>
              <w:t>Actor(es):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57AFEB32" w14:textId="7CC54577" w:rsidR="00D2191F" w:rsidRPr="00D2191F" w:rsidRDefault="00D2191F" w:rsidP="00D2191F">
            <w:pPr>
              <w:rPr>
                <w:lang w:val="es-ES"/>
              </w:rPr>
            </w:pPr>
            <w:r w:rsidRPr="00D2191F">
              <w:rPr>
                <w:lang w:val="es-ES"/>
              </w:rPr>
              <w:t>AC-</w:t>
            </w:r>
            <w:r w:rsidR="009141FC">
              <w:rPr>
                <w:lang w:val="es-ES"/>
              </w:rPr>
              <w:t>1</w:t>
            </w:r>
            <w:r w:rsidR="00663B05">
              <w:rPr>
                <w:lang w:val="es-ES"/>
              </w:rPr>
              <w:t xml:space="preserve"> Apoyo administrativo</w:t>
            </w:r>
          </w:p>
        </w:tc>
      </w:tr>
      <w:tr w:rsidR="00D2191F" w:rsidRPr="00D2191F" w14:paraId="378E2877" w14:textId="77777777" w:rsidTr="002E0798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061C67A9" w14:textId="77777777" w:rsidR="00D2191F" w:rsidRPr="00D2191F" w:rsidRDefault="00D2191F" w:rsidP="00D2191F">
            <w:pPr>
              <w:rPr>
                <w:b/>
                <w:lang w:val="es-ES"/>
              </w:rPr>
            </w:pPr>
            <w:r w:rsidRPr="00D2191F">
              <w:rPr>
                <w:b/>
                <w:lang w:val="es-ES"/>
              </w:rPr>
              <w:t>Disparador: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0AC1600A" w14:textId="02E1EACE" w:rsidR="00D2191F" w:rsidRPr="00D2191F" w:rsidRDefault="00C2596A" w:rsidP="00D2191F">
            <w:pPr>
              <w:rPr>
                <w:lang w:val="es-ES"/>
              </w:rPr>
            </w:pPr>
            <w:r>
              <w:rPr>
                <w:lang w:val="es-ES"/>
              </w:rPr>
              <w:t xml:space="preserve">El apoyo administrativo da </w:t>
            </w:r>
            <w:proofErr w:type="gramStart"/>
            <w:r>
              <w:rPr>
                <w:lang w:val="es-ES"/>
              </w:rPr>
              <w:t>click</w:t>
            </w:r>
            <w:proofErr w:type="gramEnd"/>
            <w:r>
              <w:rPr>
                <w:lang w:val="es-ES"/>
              </w:rPr>
              <w:t xml:space="preserve"> en </w:t>
            </w:r>
            <w:r w:rsidR="003125D3">
              <w:rPr>
                <w:lang w:val="es-ES"/>
              </w:rPr>
              <w:t>el botón de eliminar en uno de los registros de taller COIL-VIC</w:t>
            </w:r>
          </w:p>
        </w:tc>
      </w:tr>
      <w:tr w:rsidR="0071091F" w:rsidRPr="00D2191F" w14:paraId="1791F0CC" w14:textId="77777777" w:rsidTr="002E0798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63B325FC" w14:textId="77777777" w:rsidR="0071091F" w:rsidRPr="00D2191F" w:rsidRDefault="0071091F" w:rsidP="0071091F">
            <w:pPr>
              <w:rPr>
                <w:b/>
                <w:lang w:val="es-ES"/>
              </w:rPr>
            </w:pPr>
            <w:r w:rsidRPr="00D2191F">
              <w:rPr>
                <w:b/>
                <w:lang w:val="es-ES"/>
              </w:rPr>
              <w:t>Precondiciones: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6EAC4F0" w14:textId="4C08F076" w:rsidR="0071091F" w:rsidRPr="00D2191F" w:rsidRDefault="0071091F" w:rsidP="0071091F">
            <w:pPr>
              <w:rPr>
                <w:lang w:val="es-ES"/>
              </w:rPr>
            </w:pPr>
            <w:r>
              <w:rPr>
                <w:rFonts w:cs="Arial"/>
                <w:lang w:val="es-ES"/>
              </w:rPr>
              <w:t>PRE-1: Existe(n) taller(es) COIL-VIC creado(s).</w:t>
            </w:r>
          </w:p>
        </w:tc>
      </w:tr>
      <w:tr w:rsidR="0071091F" w:rsidRPr="00D2191F" w14:paraId="7DEB8C39" w14:textId="77777777" w:rsidTr="002E0798">
        <w:trPr>
          <w:trHeight w:val="2065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54CF9222" w14:textId="77777777" w:rsidR="0071091F" w:rsidRPr="00D2191F" w:rsidRDefault="0071091F" w:rsidP="0071091F">
            <w:pPr>
              <w:rPr>
                <w:b/>
                <w:lang w:val="es-ES"/>
              </w:rPr>
            </w:pPr>
            <w:r w:rsidRPr="00D2191F">
              <w:rPr>
                <w:b/>
                <w:lang w:val="es-ES"/>
              </w:rPr>
              <w:lastRenderedPageBreak/>
              <w:t>Flujo Normal: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55F6ACC5" w14:textId="498C0335" w:rsidR="0071091F" w:rsidRDefault="0071091F" w:rsidP="0071091F">
            <w:pPr>
              <w:numPr>
                <w:ilvl w:val="0"/>
                <w:numId w:val="1"/>
              </w:numPr>
              <w:rPr>
                <w:lang w:val="es-ES"/>
              </w:rPr>
            </w:pPr>
            <w:r>
              <w:rPr>
                <w:lang w:val="es-ES"/>
              </w:rPr>
              <w:t>El sistema muestra mensaje “¿Está seguro de eliminar este registro taller de COIL-VIC?”, junto con el botón de “Aceptar” y “Cancelar”</w:t>
            </w:r>
          </w:p>
          <w:p w14:paraId="60D7508C" w14:textId="4337A653" w:rsidR="0071091F" w:rsidRDefault="0071091F" w:rsidP="0071091F">
            <w:pPr>
              <w:numPr>
                <w:ilvl w:val="0"/>
                <w:numId w:val="1"/>
              </w:numPr>
              <w:rPr>
                <w:lang w:val="es-ES"/>
              </w:rPr>
            </w:pPr>
            <w:r>
              <w:rPr>
                <w:lang w:val="es-ES"/>
              </w:rPr>
              <w:t>El apoyo administrativo da clic en “Aceptar”.</w:t>
            </w:r>
          </w:p>
          <w:p w14:paraId="0B228738" w14:textId="0B478894" w:rsidR="0071091F" w:rsidRDefault="0071091F" w:rsidP="0071091F">
            <w:pPr>
              <w:numPr>
                <w:ilvl w:val="0"/>
                <w:numId w:val="1"/>
              </w:numPr>
              <w:rPr>
                <w:lang w:val="es-ES"/>
              </w:rPr>
            </w:pPr>
            <w:r>
              <w:rPr>
                <w:lang w:val="es-ES"/>
              </w:rPr>
              <w:t xml:space="preserve">El sistema elimina el formulario, haciendo invalido el acceso a este mismo y muestra el mensaje. </w:t>
            </w:r>
            <w:r w:rsidRPr="00E01AA7">
              <w:rPr>
                <w:highlight w:val="yellow"/>
                <w:lang w:val="es-ES"/>
              </w:rPr>
              <w:t>(Ver EX 1)</w:t>
            </w:r>
          </w:p>
          <w:p w14:paraId="41232FBF" w14:textId="6FD24816" w:rsidR="0071091F" w:rsidRPr="00D2191F" w:rsidRDefault="0071091F" w:rsidP="0071091F">
            <w:pPr>
              <w:numPr>
                <w:ilvl w:val="0"/>
                <w:numId w:val="1"/>
              </w:numPr>
              <w:rPr>
                <w:lang w:val="es-ES"/>
              </w:rPr>
            </w:pPr>
            <w:r>
              <w:rPr>
                <w:lang w:val="es-ES"/>
              </w:rPr>
              <w:t>Termina el caso de uso.</w:t>
            </w:r>
          </w:p>
        </w:tc>
      </w:tr>
      <w:tr w:rsidR="0071091F" w:rsidRPr="00D2191F" w14:paraId="5ABFA015" w14:textId="77777777" w:rsidTr="002E0798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506F5EBE" w14:textId="77777777" w:rsidR="0071091F" w:rsidRPr="00D2191F" w:rsidRDefault="0071091F" w:rsidP="0071091F">
            <w:pPr>
              <w:rPr>
                <w:b/>
                <w:lang w:val="es-ES"/>
              </w:rPr>
            </w:pPr>
            <w:r w:rsidRPr="00D2191F">
              <w:rPr>
                <w:b/>
                <w:lang w:val="es-ES"/>
              </w:rPr>
              <w:t>Flujos Alternos: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64E25ABB" w14:textId="54F2E7DF" w:rsidR="0071091F" w:rsidRPr="00D2191F" w:rsidRDefault="0071091F" w:rsidP="0071091F">
            <w:pPr>
              <w:rPr>
                <w:lang w:val="es-ES"/>
              </w:rPr>
            </w:pPr>
            <w:r>
              <w:rPr>
                <w:lang w:val="es-ES"/>
              </w:rPr>
              <w:t>Ninguna</w:t>
            </w:r>
          </w:p>
        </w:tc>
      </w:tr>
      <w:tr w:rsidR="0071091F" w:rsidRPr="00D2191F" w14:paraId="7598EBF8" w14:textId="77777777" w:rsidTr="002E0798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046D31E7" w14:textId="77777777" w:rsidR="0071091F" w:rsidRPr="00D2191F" w:rsidRDefault="0071091F" w:rsidP="0071091F">
            <w:pPr>
              <w:rPr>
                <w:b/>
                <w:lang w:val="es-ES"/>
              </w:rPr>
            </w:pPr>
            <w:r w:rsidRPr="00D2191F">
              <w:rPr>
                <w:b/>
                <w:lang w:val="es-ES"/>
              </w:rPr>
              <w:t>Excepciones: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A11670A" w14:textId="77777777" w:rsidR="0071091F" w:rsidRDefault="0071091F" w:rsidP="0071091F">
            <w:pPr>
              <w:suppressAutoHyphens/>
              <w:spacing w:after="200" w:line="276" w:lineRule="auto"/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</w:pP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EX 1 No hay conexión con la base de datos.</w:t>
            </w:r>
          </w:p>
          <w:p w14:paraId="28AABC15" w14:textId="77777777" w:rsidR="0071091F" w:rsidRDefault="0071091F">
            <w:pPr>
              <w:pStyle w:val="Prrafodelista"/>
              <w:numPr>
                <w:ilvl w:val="0"/>
                <w:numId w:val="28"/>
              </w:numPr>
              <w:suppressAutoHyphens/>
              <w:spacing w:after="200" w:line="276" w:lineRule="auto"/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</w:pP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El sistema muestra una ventana con el mensaje “No hay conexión a la base de datos, por favor inténtelo más tarde” y la opción de “Aceptar”.</w:t>
            </w:r>
          </w:p>
          <w:p w14:paraId="38FE361D" w14:textId="6AAE5A7C" w:rsidR="0071091F" w:rsidRDefault="0071091F">
            <w:pPr>
              <w:pStyle w:val="Prrafodelista"/>
              <w:numPr>
                <w:ilvl w:val="0"/>
                <w:numId w:val="28"/>
              </w:numPr>
              <w:suppressAutoHyphens/>
              <w:spacing w:after="200" w:line="276" w:lineRule="auto"/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</w:pP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El apoyo administrativo da clic en “Aceptar”.</w:t>
            </w:r>
          </w:p>
          <w:p w14:paraId="6EA61C4F" w14:textId="4CC621C5" w:rsidR="0071091F" w:rsidRPr="00EF2D0A" w:rsidRDefault="0071091F">
            <w:pPr>
              <w:pStyle w:val="Prrafodelista"/>
              <w:numPr>
                <w:ilvl w:val="0"/>
                <w:numId w:val="28"/>
              </w:numPr>
              <w:suppressAutoHyphens/>
              <w:spacing w:after="200" w:line="276" w:lineRule="auto"/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</w:pPr>
            <w:r w:rsidRPr="00EF1889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Termina el caso de uso y regresan al menú principal.</w:t>
            </w:r>
          </w:p>
        </w:tc>
      </w:tr>
      <w:tr w:rsidR="0071091F" w:rsidRPr="00D2191F" w14:paraId="301BE978" w14:textId="77777777" w:rsidTr="002E0798">
        <w:trPr>
          <w:trHeight w:val="348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06A1913E" w14:textId="77777777" w:rsidR="0071091F" w:rsidRPr="00D2191F" w:rsidRDefault="0071091F" w:rsidP="0071091F">
            <w:pPr>
              <w:rPr>
                <w:b/>
                <w:lang w:val="es-ES"/>
              </w:rPr>
            </w:pPr>
            <w:r w:rsidRPr="00D2191F">
              <w:rPr>
                <w:b/>
                <w:lang w:val="es-ES"/>
              </w:rPr>
              <w:t>Postcondiciones: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61E52DD3" w14:textId="4F8A6321" w:rsidR="0071091F" w:rsidRPr="00D2191F" w:rsidRDefault="0071091F" w:rsidP="0071091F">
            <w:pPr>
              <w:rPr>
                <w:lang w:val="es-ES"/>
              </w:rPr>
            </w:pPr>
            <w:r>
              <w:rPr>
                <w:lang w:val="es-ES"/>
              </w:rPr>
              <w:t>POST-1: El formulario eliminado deja de ser visible en la categoría “Talleres COIL-VIC” a su vez que deja de ser accesible tanto para el sistema como para los usuarios.</w:t>
            </w:r>
          </w:p>
        </w:tc>
      </w:tr>
      <w:tr w:rsidR="0071091F" w:rsidRPr="00D2191F" w14:paraId="20213EA5" w14:textId="77777777" w:rsidTr="002E0798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39D87710" w14:textId="77777777" w:rsidR="0071091F" w:rsidRPr="00D2191F" w:rsidRDefault="0071091F" w:rsidP="0071091F">
            <w:pPr>
              <w:rPr>
                <w:b/>
                <w:lang w:val="es-ES"/>
              </w:rPr>
            </w:pPr>
            <w:r w:rsidRPr="00D2191F">
              <w:rPr>
                <w:b/>
                <w:lang w:val="es-ES"/>
              </w:rPr>
              <w:t>Reglas de negocio: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34A103F3" w14:textId="6D3AF8CB" w:rsidR="0071091F" w:rsidRPr="00D2191F" w:rsidRDefault="0071091F" w:rsidP="0071091F">
            <w:pPr>
              <w:rPr>
                <w:lang w:val="es-ES"/>
              </w:rPr>
            </w:pPr>
            <w:r>
              <w:rPr>
                <w:rFonts w:ascii="Times New Roman" w:eastAsia="Times New Roman" w:hAnsi="Times New Roman" w:cs="Arial"/>
                <w:kern w:val="0"/>
                <w:szCs w:val="20"/>
                <w:lang w:val="es-ES" w:eastAsia="ar-SA"/>
                <w14:ligatures w14:val="none"/>
              </w:rPr>
              <w:t>RN-1, RN-4, RN-7</w:t>
            </w:r>
          </w:p>
        </w:tc>
      </w:tr>
      <w:tr w:rsidR="0071091F" w:rsidRPr="00D2191F" w14:paraId="22766623" w14:textId="77777777" w:rsidTr="002E0798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366D10B7" w14:textId="77777777" w:rsidR="0071091F" w:rsidRPr="00D2191F" w:rsidRDefault="0071091F" w:rsidP="0071091F">
            <w:pPr>
              <w:rPr>
                <w:b/>
                <w:lang w:val="es-ES"/>
              </w:rPr>
            </w:pPr>
            <w:r w:rsidRPr="00D2191F">
              <w:rPr>
                <w:b/>
                <w:lang w:val="es-ES"/>
              </w:rPr>
              <w:t xml:space="preserve">Incluye: 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11270EFB" w14:textId="2A6C0412" w:rsidR="0071091F" w:rsidRPr="00D2191F" w:rsidRDefault="0071091F" w:rsidP="0071091F">
            <w:pPr>
              <w:rPr>
                <w:lang w:val="es-ES"/>
              </w:rPr>
            </w:pPr>
            <w:r>
              <w:rPr>
                <w:lang w:val="es-ES"/>
              </w:rPr>
              <w:t>Ninguno</w:t>
            </w:r>
          </w:p>
        </w:tc>
      </w:tr>
      <w:tr w:rsidR="0071091F" w:rsidRPr="00D2191F" w14:paraId="74E6137B" w14:textId="77777777" w:rsidTr="002E0798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333913F9" w14:textId="77777777" w:rsidR="0071091F" w:rsidRPr="00D2191F" w:rsidRDefault="0071091F" w:rsidP="0071091F">
            <w:pPr>
              <w:rPr>
                <w:b/>
                <w:lang w:val="es-ES"/>
              </w:rPr>
            </w:pPr>
            <w:r w:rsidRPr="00D2191F">
              <w:rPr>
                <w:b/>
                <w:lang w:val="es-ES"/>
              </w:rPr>
              <w:t>Extiende: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FC00755" w14:textId="168D6EA3" w:rsidR="0071091F" w:rsidRPr="00D2191F" w:rsidRDefault="0071091F" w:rsidP="0071091F">
            <w:pPr>
              <w:rPr>
                <w:lang w:val="es-ES"/>
              </w:rPr>
            </w:pPr>
            <w:r>
              <w:rPr>
                <w:lang w:val="es-ES"/>
              </w:rPr>
              <w:t>Ninguno</w:t>
            </w:r>
          </w:p>
        </w:tc>
      </w:tr>
    </w:tbl>
    <w:p w14:paraId="23C6C327" w14:textId="77777777" w:rsidR="0034225E" w:rsidRDefault="0034225E"/>
    <w:p w14:paraId="00203978" w14:textId="77777777" w:rsidR="009141FC" w:rsidRDefault="009141FC"/>
    <w:p w14:paraId="10C72454" w14:textId="00C70955" w:rsidR="009141FC" w:rsidRDefault="009141F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EBDB068" wp14:editId="5EF407BE">
                <wp:simplePos x="0" y="0"/>
                <wp:positionH relativeFrom="column">
                  <wp:posOffset>462915</wp:posOffset>
                </wp:positionH>
                <wp:positionV relativeFrom="paragraph">
                  <wp:posOffset>3703320</wp:posOffset>
                </wp:positionV>
                <wp:extent cx="4679950" cy="635"/>
                <wp:effectExtent l="0" t="0" r="0" b="0"/>
                <wp:wrapSquare wrapText="bothSides"/>
                <wp:docPr id="506057814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9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BBF0EF" w14:textId="70DB5F65" w:rsidR="009141FC" w:rsidRPr="00AF23C1" w:rsidRDefault="009141FC" w:rsidP="009141FC">
                            <w:pPr>
                              <w:pStyle w:val="Descripcin"/>
                              <w:jc w:val="center"/>
                            </w:pPr>
                            <w:bookmarkStart w:id="11" w:name="_Toc149829142"/>
                            <w:r>
                              <w:t xml:space="preserve">Ilustración </w:t>
                            </w:r>
                            <w:fldSimple w:instr=" SEQ Ilustración \* ARABIC ">
                              <w:r w:rsidR="00AB3081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>.CU-07</w:t>
                            </w:r>
                            <w:r w:rsidR="00354CF1">
                              <w:t>.1</w:t>
                            </w:r>
                            <w:r>
                              <w:t xml:space="preserve"> Eliminación de taller</w:t>
                            </w:r>
                            <w:bookmarkEnd w:id="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BDB068" id="_x0000_s1029" type="#_x0000_t202" style="position:absolute;margin-left:36.45pt;margin-top:291.6pt;width:368.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" stroked="f">
                <v:textbox style="mso-fit-shape-to-text:t" inset="0,0,0,0">
                  <w:txbxContent>
                    <w:p w14:paraId="21BBF0EF" w14:textId="70DB5F65" w:rsidR="009141FC" w:rsidRPr="00AF23C1" w:rsidRDefault="009141FC" w:rsidP="009141FC">
                      <w:pPr>
                        <w:pStyle w:val="Descripcin"/>
                        <w:jc w:val="center"/>
                      </w:pPr>
                      <w:bookmarkStart w:id="12" w:name="_Toc149829142"/>
                      <w:r>
                        <w:t xml:space="preserve">Ilustración </w:t>
                      </w:r>
                      <w:fldSimple w:instr=" SEQ Ilustración \* ARABIC ">
                        <w:r w:rsidR="00AB3081">
                          <w:rPr>
                            <w:noProof/>
                          </w:rPr>
                          <w:t>10</w:t>
                        </w:r>
                      </w:fldSimple>
                      <w:r>
                        <w:t>.CU-07</w:t>
                      </w:r>
                      <w:r w:rsidR="00354CF1">
                        <w:t>.1</w:t>
                      </w:r>
                      <w:r>
                        <w:t xml:space="preserve"> Eliminación de taller</w:t>
                      </w:r>
                      <w:bookmarkEnd w:id="12"/>
                    </w:p>
                  </w:txbxContent>
                </v:textbox>
                <w10:wrap type="square"/>
              </v:shape>
            </w:pict>
          </mc:Fallback>
        </mc:AlternateContent>
      </w:r>
      <w:r w:rsidRPr="009141FC">
        <w:rPr>
          <w:noProof/>
        </w:rPr>
        <w:drawing>
          <wp:anchor distT="0" distB="0" distL="114300" distR="114300" simplePos="0" relativeHeight="251674624" behindDoc="0" locked="0" layoutInCell="1" allowOverlap="1" wp14:anchorId="5D305EAF" wp14:editId="3A1470A6">
            <wp:simplePos x="0" y="0"/>
            <wp:positionH relativeFrom="margin">
              <wp:align>center</wp:align>
            </wp:positionH>
            <wp:positionV relativeFrom="paragraph">
              <wp:posOffset>196</wp:posOffset>
            </wp:positionV>
            <wp:extent cx="4680000" cy="3646800"/>
            <wp:effectExtent l="0" t="0" r="6350" b="0"/>
            <wp:wrapSquare wrapText="bothSides"/>
            <wp:docPr id="396852296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852296" name="Imagen 1" descr="Interfaz de usuario gráfica&#10;&#10;Descripción generada automáticament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4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1F36D8" w14:textId="77777777" w:rsidR="009141FC" w:rsidRDefault="009141FC"/>
    <w:p w14:paraId="2677AEE9" w14:textId="77777777" w:rsidR="009141FC" w:rsidRDefault="009141FC"/>
    <w:p w14:paraId="6EB275C2" w14:textId="77777777" w:rsidR="009141FC" w:rsidRDefault="009141FC"/>
    <w:p w14:paraId="600824A4" w14:textId="4CF53F5C" w:rsidR="009141FC" w:rsidRDefault="009141FC"/>
    <w:p w14:paraId="6474F09B" w14:textId="77777777" w:rsidR="009141FC" w:rsidRDefault="009141FC"/>
    <w:p w14:paraId="19D81871" w14:textId="77777777" w:rsidR="009141FC" w:rsidRDefault="009141FC"/>
    <w:p w14:paraId="188A30C0" w14:textId="77777777" w:rsidR="009141FC" w:rsidRDefault="009141FC"/>
    <w:p w14:paraId="3D454E23" w14:textId="77777777" w:rsidR="009141FC" w:rsidRDefault="009141FC"/>
    <w:p w14:paraId="16A721E2" w14:textId="77777777" w:rsidR="009141FC" w:rsidRDefault="009141FC"/>
    <w:p w14:paraId="32CA372D" w14:textId="77777777" w:rsidR="009141FC" w:rsidRDefault="009141FC"/>
    <w:p w14:paraId="0D47F3F1" w14:textId="77777777" w:rsidR="009141FC" w:rsidRDefault="009141FC"/>
    <w:p w14:paraId="1494CC21" w14:textId="77777777" w:rsidR="009141FC" w:rsidRDefault="009141FC"/>
    <w:p w14:paraId="49F69B8D" w14:textId="4189B4CD" w:rsidR="009141FC" w:rsidRDefault="009141FC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AE9EAD9" wp14:editId="774FDE8D">
                <wp:simplePos x="0" y="0"/>
                <wp:positionH relativeFrom="column">
                  <wp:posOffset>462915</wp:posOffset>
                </wp:positionH>
                <wp:positionV relativeFrom="paragraph">
                  <wp:posOffset>4001135</wp:posOffset>
                </wp:positionV>
                <wp:extent cx="4679950" cy="635"/>
                <wp:effectExtent l="0" t="0" r="0" b="0"/>
                <wp:wrapSquare wrapText="bothSides"/>
                <wp:docPr id="111906294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9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4775F1" w14:textId="13133951" w:rsidR="009141FC" w:rsidRPr="006C35E1" w:rsidRDefault="009141FC" w:rsidP="009141FC">
                            <w:pPr>
                              <w:pStyle w:val="Descripcin"/>
                              <w:jc w:val="center"/>
                            </w:pPr>
                            <w:bookmarkStart w:id="13" w:name="_Toc149829143"/>
                            <w:r>
                              <w:t xml:space="preserve">Ilustración </w:t>
                            </w:r>
                            <w:fldSimple w:instr=" SEQ Ilustración \* ARABIC ">
                              <w:r w:rsidR="00AB3081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>.CU-07EX1 No hay conexión a la base de datos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E9EAD9" id="_x0000_s1030" type="#_x0000_t202" style="position:absolute;margin-left:36.45pt;margin-top:315.05pt;width:368.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" stroked="f">
                <v:textbox style="mso-fit-shape-to-text:t" inset="0,0,0,0">
                  <w:txbxContent>
                    <w:p w14:paraId="634775F1" w14:textId="13133951" w:rsidR="009141FC" w:rsidRPr="006C35E1" w:rsidRDefault="009141FC" w:rsidP="009141FC">
                      <w:pPr>
                        <w:pStyle w:val="Descripcin"/>
                        <w:jc w:val="center"/>
                      </w:pPr>
                      <w:bookmarkStart w:id="14" w:name="_Toc149829143"/>
                      <w:r>
                        <w:t xml:space="preserve">Ilustración </w:t>
                      </w:r>
                      <w:fldSimple w:instr=" SEQ Ilustración \* ARABIC ">
                        <w:r w:rsidR="00AB3081">
                          <w:rPr>
                            <w:noProof/>
                          </w:rPr>
                          <w:t>11</w:t>
                        </w:r>
                      </w:fldSimple>
                      <w:r>
                        <w:t>.CU-07EX1 No hay conexión a la base de datos</w:t>
                      </w:r>
                      <w:bookmarkEnd w:id="14"/>
                    </w:p>
                  </w:txbxContent>
                </v:textbox>
                <w10:wrap type="square"/>
              </v:shape>
            </w:pict>
          </mc:Fallback>
        </mc:AlternateContent>
      </w:r>
      <w:r w:rsidRPr="009141FC">
        <w:rPr>
          <w:noProof/>
        </w:rPr>
        <w:drawing>
          <wp:anchor distT="0" distB="0" distL="114300" distR="114300" simplePos="0" relativeHeight="251675648" behindDoc="0" locked="0" layoutInCell="1" allowOverlap="1" wp14:anchorId="72BC3DA3" wp14:editId="7170F950">
            <wp:simplePos x="0" y="0"/>
            <wp:positionH relativeFrom="margin">
              <wp:align>center</wp:align>
            </wp:positionH>
            <wp:positionV relativeFrom="paragraph">
              <wp:posOffset>286385</wp:posOffset>
            </wp:positionV>
            <wp:extent cx="4680000" cy="3657600"/>
            <wp:effectExtent l="0" t="0" r="6350" b="0"/>
            <wp:wrapSquare wrapText="bothSides"/>
            <wp:docPr id="192333365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333650" name="Imagen 1" descr="Interfaz de usuario gráfica, Aplicación&#10;&#10;Descripción generada automáticament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6FBA30" w14:textId="08371726" w:rsidR="009141FC" w:rsidRDefault="009141FC"/>
    <w:p w14:paraId="3100FEFC" w14:textId="77777777" w:rsidR="009141FC" w:rsidRDefault="009141FC"/>
    <w:p w14:paraId="33C744EB" w14:textId="16195E56" w:rsidR="009141FC" w:rsidRDefault="009141FC">
      <w:r>
        <w:t xml:space="preserve"> </w:t>
      </w:r>
    </w:p>
    <w:p w14:paraId="78C05137" w14:textId="77777777" w:rsidR="009141FC" w:rsidRDefault="009141FC"/>
    <w:p w14:paraId="0A60EBCD" w14:textId="77777777" w:rsidR="009141FC" w:rsidRDefault="009141FC"/>
    <w:p w14:paraId="72B0321F" w14:textId="77777777" w:rsidR="009141FC" w:rsidRDefault="009141FC"/>
    <w:p w14:paraId="7CD12AC9" w14:textId="77777777" w:rsidR="009141FC" w:rsidRDefault="009141FC"/>
    <w:p w14:paraId="235ED067" w14:textId="77777777" w:rsidR="009141FC" w:rsidRDefault="009141FC"/>
    <w:p w14:paraId="1A34E1AC" w14:textId="77777777" w:rsidR="009141FC" w:rsidRDefault="009141FC"/>
    <w:p w14:paraId="2B6445CC" w14:textId="77777777" w:rsidR="009141FC" w:rsidRDefault="009141FC"/>
    <w:p w14:paraId="7F61C97F" w14:textId="77777777" w:rsidR="009141FC" w:rsidRDefault="009141FC"/>
    <w:p w14:paraId="64B0C1FC" w14:textId="77777777" w:rsidR="009141FC" w:rsidRDefault="009141FC"/>
    <w:p w14:paraId="11555CFC" w14:textId="77777777" w:rsidR="009141FC" w:rsidRDefault="009141FC"/>
    <w:p w14:paraId="30CE19FB" w14:textId="77777777" w:rsidR="009141FC" w:rsidRDefault="009141FC"/>
    <w:tbl>
      <w:tblPr>
        <w:tblW w:w="4923" w:type="pct"/>
        <w:tblLook w:val="04A0" w:firstRow="1" w:lastRow="0" w:firstColumn="1" w:lastColumn="0" w:noHBand="0" w:noVBand="1"/>
      </w:tblPr>
      <w:tblGrid>
        <w:gridCol w:w="1782"/>
        <w:gridCol w:w="6900"/>
      </w:tblGrid>
      <w:tr w:rsidR="00395CC9" w:rsidRPr="005B6FE0" w14:paraId="16ED1C4C" w14:textId="77777777" w:rsidTr="00694381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523E514D" w14:textId="77777777" w:rsidR="00395CC9" w:rsidRPr="00731113" w:rsidRDefault="00395CC9" w:rsidP="00694381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lastRenderedPageBreak/>
              <w:t>ID: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3BC1DAA1" w14:textId="77777777" w:rsidR="00395CC9" w:rsidRPr="005B6FE0" w:rsidRDefault="00395CC9" w:rsidP="00694381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CU-08</w:t>
            </w:r>
          </w:p>
        </w:tc>
      </w:tr>
      <w:tr w:rsidR="00395CC9" w:rsidRPr="00731113" w14:paraId="4AE1ADD9" w14:textId="77777777" w:rsidTr="00694381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21633FDE" w14:textId="77777777" w:rsidR="00395CC9" w:rsidRPr="00731113" w:rsidRDefault="00395CC9" w:rsidP="00694381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Nombre: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7795DA39" w14:textId="3133CA8C" w:rsidR="00395CC9" w:rsidRPr="00731113" w:rsidRDefault="00395CC9" w:rsidP="00694381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Consultar Jurados</w:t>
            </w:r>
          </w:p>
        </w:tc>
      </w:tr>
      <w:tr w:rsidR="00395CC9" w:rsidRPr="00731113" w14:paraId="0DD8CF2E" w14:textId="77777777" w:rsidTr="00694381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4ED74276" w14:textId="77777777" w:rsidR="00395CC9" w:rsidRPr="00731113" w:rsidRDefault="00395CC9" w:rsidP="00694381">
            <w:pPr>
              <w:rPr>
                <w:rFonts w:cs="Arial"/>
                <w:b/>
                <w:lang w:val="es-ES"/>
              </w:rPr>
            </w:pPr>
            <w:r>
              <w:rPr>
                <w:rFonts w:cs="Arial"/>
                <w:b/>
                <w:lang w:val="es-ES"/>
              </w:rPr>
              <w:t>Responsable: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331D8089" w14:textId="77777777" w:rsidR="00395CC9" w:rsidRPr="00731113" w:rsidRDefault="00395CC9" w:rsidP="00694381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Christopher Vasquez Zapata</w:t>
            </w:r>
          </w:p>
        </w:tc>
      </w:tr>
      <w:tr w:rsidR="00395CC9" w:rsidRPr="00731113" w14:paraId="23EA71C5" w14:textId="77777777" w:rsidTr="00694381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5190CF28" w14:textId="77777777" w:rsidR="00395CC9" w:rsidRPr="00731113" w:rsidRDefault="00395CC9" w:rsidP="00694381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Fecha de actualización: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3B681B41" w14:textId="77777777" w:rsidR="00395CC9" w:rsidRPr="00731113" w:rsidRDefault="00395CC9" w:rsidP="00694381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28-oct-2023</w:t>
            </w:r>
          </w:p>
        </w:tc>
      </w:tr>
      <w:tr w:rsidR="00395CC9" w:rsidRPr="00914E27" w14:paraId="7D6B2A7B" w14:textId="77777777" w:rsidTr="00694381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741B4E48" w14:textId="77777777" w:rsidR="00395CC9" w:rsidRPr="00731113" w:rsidRDefault="00395CC9" w:rsidP="00694381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Descripción: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56971771" w14:textId="706A778C" w:rsidR="00395CC9" w:rsidRPr="00731113" w:rsidRDefault="00395CC9" w:rsidP="00694381">
            <w:pPr>
              <w:jc w:val="both"/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El apoyo administrativo consulta los jurados</w:t>
            </w:r>
          </w:p>
        </w:tc>
      </w:tr>
      <w:tr w:rsidR="00395CC9" w:rsidRPr="00731113" w14:paraId="647C60A3" w14:textId="77777777" w:rsidTr="00694381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1349A81F" w14:textId="77777777" w:rsidR="00395CC9" w:rsidRPr="00731113" w:rsidRDefault="00395CC9" w:rsidP="00694381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Actor(es):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0BC3756C" w14:textId="26D66D51" w:rsidR="00395CC9" w:rsidRDefault="00395CC9" w:rsidP="00694381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AC-</w:t>
            </w:r>
            <w:r w:rsidR="009141FC">
              <w:rPr>
                <w:rFonts w:cs="Arial"/>
                <w:lang w:val="es-ES"/>
              </w:rPr>
              <w:t xml:space="preserve">1 </w:t>
            </w:r>
            <w:r>
              <w:rPr>
                <w:rFonts w:cs="Arial"/>
                <w:lang w:val="es-ES"/>
              </w:rPr>
              <w:t>Apoyo administrativo</w:t>
            </w:r>
          </w:p>
        </w:tc>
      </w:tr>
      <w:tr w:rsidR="00395CC9" w:rsidRPr="00914E27" w14:paraId="2A4A85D8" w14:textId="77777777" w:rsidTr="00694381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12943418" w14:textId="77777777" w:rsidR="00395CC9" w:rsidRPr="00731113" w:rsidRDefault="00395CC9" w:rsidP="00694381">
            <w:pPr>
              <w:rPr>
                <w:rFonts w:cs="Arial"/>
                <w:b/>
                <w:lang w:val="es-ES"/>
              </w:rPr>
            </w:pPr>
            <w:r>
              <w:rPr>
                <w:rFonts w:cs="Arial"/>
                <w:b/>
                <w:lang w:val="es-ES"/>
              </w:rPr>
              <w:t>Disparador: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5A9F3F41" w14:textId="48006B4B" w:rsidR="00395CC9" w:rsidRPr="00731113" w:rsidRDefault="00395CC9" w:rsidP="00694381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 xml:space="preserve">El apoyo administrativo da </w:t>
            </w:r>
            <w:r w:rsidR="0071091F">
              <w:rPr>
                <w:rFonts w:cs="Arial"/>
                <w:lang w:val="es-ES"/>
              </w:rPr>
              <w:t>clic</w:t>
            </w:r>
            <w:r>
              <w:rPr>
                <w:rFonts w:cs="Arial"/>
                <w:lang w:val="es-ES"/>
              </w:rPr>
              <w:t xml:space="preserve"> en la categoría de Jurado</w:t>
            </w:r>
          </w:p>
        </w:tc>
      </w:tr>
      <w:tr w:rsidR="00395CC9" w:rsidRPr="002874B0" w14:paraId="2C37DEB0" w14:textId="77777777" w:rsidTr="00694381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07FD7229" w14:textId="77777777" w:rsidR="00395CC9" w:rsidRPr="00731113" w:rsidRDefault="00395CC9" w:rsidP="00694381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Precondiciones: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1113556" w14:textId="572B8596" w:rsidR="00395CC9" w:rsidRPr="00731113" w:rsidRDefault="00C17AE7" w:rsidP="00694381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 xml:space="preserve">PRE-1: </w:t>
            </w:r>
            <w:r w:rsidR="0071091F">
              <w:rPr>
                <w:rFonts w:cs="Arial"/>
                <w:lang w:val="es-ES"/>
              </w:rPr>
              <w:t>Existe(n) jurado(s) registrado(s)</w:t>
            </w:r>
          </w:p>
        </w:tc>
      </w:tr>
      <w:tr w:rsidR="00395CC9" w:rsidRPr="00914E27" w14:paraId="13495090" w14:textId="77777777" w:rsidTr="00694381">
        <w:trPr>
          <w:trHeight w:val="2065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7666D37C" w14:textId="77777777" w:rsidR="00395CC9" w:rsidRPr="00731113" w:rsidRDefault="00395CC9" w:rsidP="00694381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Flujo Normal: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61CC3C2C" w14:textId="7A1E3B38" w:rsidR="00395CC9" w:rsidRDefault="00395CC9">
            <w:pPr>
              <w:pStyle w:val="Prrafodelista"/>
              <w:numPr>
                <w:ilvl w:val="0"/>
                <w:numId w:val="8"/>
              </w:numPr>
              <w:rPr>
                <w:lang w:val="es-ES"/>
              </w:rPr>
            </w:pPr>
            <w:r>
              <w:rPr>
                <w:lang w:val="es-ES"/>
              </w:rPr>
              <w:t>El sistema despliega una ventana donde se muestra en la parte superior de forma centrada el título “Jurado COIL-VIC”, en la parte superior izquierda se encuentra el botón “Crear nuevo Jurado” y en la parte central de la pantalla se muestran los jurados existentes en forma de ficha</w:t>
            </w:r>
            <w:r w:rsidR="0071091F">
              <w:rPr>
                <w:lang w:val="es-ES"/>
              </w:rPr>
              <w:t xml:space="preserve"> cada uno</w:t>
            </w:r>
            <w:r>
              <w:rPr>
                <w:lang w:val="es-ES"/>
              </w:rPr>
              <w:t>, cada ficha contiene el nombre del jurado y un botón de “Editar” y “Eliminar”.</w:t>
            </w:r>
          </w:p>
          <w:p w14:paraId="2D2A70FA" w14:textId="74C81D0D" w:rsidR="00395CC9" w:rsidRDefault="00395CC9">
            <w:pPr>
              <w:pStyle w:val="Prrafodelista"/>
              <w:numPr>
                <w:ilvl w:val="0"/>
                <w:numId w:val="8"/>
              </w:numPr>
              <w:rPr>
                <w:lang w:val="es-ES"/>
              </w:rPr>
            </w:pPr>
            <w:r>
              <w:rPr>
                <w:lang w:val="es-ES"/>
              </w:rPr>
              <w:t xml:space="preserve">El apoyo administrativo </w:t>
            </w:r>
            <w:r w:rsidR="0071091F">
              <w:rPr>
                <w:lang w:val="es-ES"/>
              </w:rPr>
              <w:t>cierra la ventana</w:t>
            </w:r>
            <w:r>
              <w:rPr>
                <w:lang w:val="es-ES"/>
              </w:rPr>
              <w:t>.</w:t>
            </w:r>
            <w:r w:rsidR="00BE4173">
              <w:rPr>
                <w:lang w:val="es-ES"/>
              </w:rPr>
              <w:t xml:space="preserve"> </w:t>
            </w:r>
            <w:r w:rsidR="00BE4173" w:rsidRPr="00BE4173">
              <w:rPr>
                <w:highlight w:val="yellow"/>
                <w:lang w:val="es-ES"/>
              </w:rPr>
              <w:t xml:space="preserve">(Ver </w:t>
            </w:r>
            <w:r w:rsidR="0071091F">
              <w:rPr>
                <w:highlight w:val="yellow"/>
                <w:lang w:val="es-ES"/>
              </w:rPr>
              <w:t>FA 2.1, 2.2, 2.3</w:t>
            </w:r>
            <w:r w:rsidR="00BE4173" w:rsidRPr="00BE4173">
              <w:rPr>
                <w:highlight w:val="yellow"/>
                <w:lang w:val="es-ES"/>
              </w:rPr>
              <w:t>EX 1</w:t>
            </w:r>
            <w:r w:rsidR="00C17AE7">
              <w:rPr>
                <w:highlight w:val="yellow"/>
                <w:lang w:val="es-ES"/>
              </w:rPr>
              <w:t>, EX2</w:t>
            </w:r>
            <w:r w:rsidR="00BE4173" w:rsidRPr="00BE4173">
              <w:rPr>
                <w:highlight w:val="yellow"/>
                <w:lang w:val="es-ES"/>
              </w:rPr>
              <w:t>)</w:t>
            </w:r>
          </w:p>
          <w:p w14:paraId="3896FBDE" w14:textId="77777777" w:rsidR="00395CC9" w:rsidRPr="00901ADD" w:rsidRDefault="00395CC9">
            <w:pPr>
              <w:pStyle w:val="Prrafodelista"/>
              <w:numPr>
                <w:ilvl w:val="0"/>
                <w:numId w:val="8"/>
              </w:numPr>
              <w:rPr>
                <w:lang w:val="es-ES"/>
              </w:rPr>
            </w:pPr>
            <w:r>
              <w:rPr>
                <w:lang w:val="es-ES"/>
              </w:rPr>
              <w:t>Termina el caso de uso.</w:t>
            </w:r>
          </w:p>
        </w:tc>
      </w:tr>
      <w:tr w:rsidR="00395CC9" w:rsidRPr="00914E27" w14:paraId="3B40087D" w14:textId="77777777" w:rsidTr="00694381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7EA460C7" w14:textId="77777777" w:rsidR="00395CC9" w:rsidRPr="00731113" w:rsidRDefault="00395CC9" w:rsidP="00694381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Flujos Alternos: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0B863C10" w14:textId="77777777" w:rsidR="00395CC9" w:rsidRDefault="0071091F" w:rsidP="00BE4173">
            <w:pPr>
              <w:spacing w:after="200" w:line="276" w:lineRule="auto"/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2.1 El apoyo administrativo da clic en “Crear nuevo jurado”</w:t>
            </w:r>
          </w:p>
          <w:p w14:paraId="3132943D" w14:textId="77777777" w:rsidR="0071091F" w:rsidRDefault="0071091F">
            <w:pPr>
              <w:pStyle w:val="Prrafodelista"/>
              <w:numPr>
                <w:ilvl w:val="0"/>
                <w:numId w:val="42"/>
              </w:numPr>
              <w:spacing w:after="200" w:line="276" w:lineRule="auto"/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 xml:space="preserve">Extiende al </w:t>
            </w:r>
            <w:r w:rsidRPr="0071091F">
              <w:rPr>
                <w:rFonts w:cs="Arial"/>
                <w:highlight w:val="cyan"/>
                <w:lang w:val="es-ES"/>
              </w:rPr>
              <w:t>CU-09 Registrar jurado</w:t>
            </w:r>
            <w:r>
              <w:rPr>
                <w:rFonts w:cs="Arial"/>
                <w:lang w:val="es-ES"/>
              </w:rPr>
              <w:t>.</w:t>
            </w:r>
          </w:p>
          <w:p w14:paraId="397093D0" w14:textId="77777777" w:rsidR="0071091F" w:rsidRDefault="0071091F" w:rsidP="0071091F">
            <w:pPr>
              <w:spacing w:after="200" w:line="276" w:lineRule="auto"/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2.2 El apoyo administrativo da clic en “Editar”</w:t>
            </w:r>
          </w:p>
          <w:p w14:paraId="2B69BF31" w14:textId="77777777" w:rsidR="0071091F" w:rsidRDefault="0071091F">
            <w:pPr>
              <w:pStyle w:val="Prrafodelista"/>
              <w:numPr>
                <w:ilvl w:val="0"/>
                <w:numId w:val="43"/>
              </w:numPr>
              <w:spacing w:after="200" w:line="276" w:lineRule="auto"/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 xml:space="preserve">Extiende al </w:t>
            </w:r>
            <w:r w:rsidRPr="00891303">
              <w:rPr>
                <w:rFonts w:cs="Arial"/>
                <w:highlight w:val="cyan"/>
                <w:lang w:val="es-ES"/>
              </w:rPr>
              <w:t>CU-10 Editar jurado</w:t>
            </w:r>
            <w:r>
              <w:rPr>
                <w:rFonts w:cs="Arial"/>
                <w:lang w:val="es-ES"/>
              </w:rPr>
              <w:t>.</w:t>
            </w:r>
          </w:p>
          <w:p w14:paraId="23E17A85" w14:textId="77777777" w:rsidR="0071091F" w:rsidRDefault="0071091F" w:rsidP="0071091F">
            <w:pPr>
              <w:spacing w:after="200" w:line="276" w:lineRule="auto"/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2.3 El apoyo administrativo da clic en “Eliminar”</w:t>
            </w:r>
          </w:p>
          <w:p w14:paraId="6A041FAC" w14:textId="54571A12" w:rsidR="0071091F" w:rsidRPr="0071091F" w:rsidRDefault="00891303">
            <w:pPr>
              <w:pStyle w:val="Prrafodelista"/>
              <w:numPr>
                <w:ilvl w:val="0"/>
                <w:numId w:val="44"/>
              </w:numPr>
              <w:spacing w:after="200" w:line="276" w:lineRule="auto"/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 xml:space="preserve">Extiende al </w:t>
            </w:r>
            <w:r w:rsidRPr="00891303">
              <w:rPr>
                <w:rFonts w:cs="Arial"/>
                <w:highlight w:val="cyan"/>
                <w:lang w:val="es-ES"/>
              </w:rPr>
              <w:t>CU-11 Eliminar jurado</w:t>
            </w:r>
            <w:r>
              <w:rPr>
                <w:rFonts w:cs="Arial"/>
                <w:lang w:val="es-ES"/>
              </w:rPr>
              <w:t>.</w:t>
            </w:r>
          </w:p>
        </w:tc>
      </w:tr>
      <w:tr w:rsidR="00395CC9" w:rsidRPr="00914E27" w14:paraId="0F09AAAA" w14:textId="77777777" w:rsidTr="00694381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229278AE" w14:textId="77777777" w:rsidR="00395CC9" w:rsidRPr="00731113" w:rsidRDefault="00395CC9" w:rsidP="00694381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Excepciones: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682C79CF" w14:textId="7DDD2038" w:rsidR="00395CC9" w:rsidRDefault="00395CC9" w:rsidP="00694381">
            <w:pPr>
              <w:suppressAutoHyphens/>
              <w:spacing w:after="200" w:line="276" w:lineRule="auto"/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</w:pP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EX 1 Se p</w:t>
            </w:r>
            <w:r w:rsidR="00BE4173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e</w:t>
            </w:r>
            <w:r w:rsidR="00AD6884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rdió conexión a la base de datos</w:t>
            </w:r>
          </w:p>
          <w:p w14:paraId="31D15341" w14:textId="77777777" w:rsidR="00AD6884" w:rsidRDefault="00AD6884" w:rsidP="00AD6884">
            <w:pPr>
              <w:pStyle w:val="Prrafodelista"/>
              <w:numPr>
                <w:ilvl w:val="0"/>
                <w:numId w:val="10"/>
              </w:numPr>
              <w:suppressAutoHyphens/>
              <w:spacing w:after="200" w:line="276" w:lineRule="auto"/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</w:pP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El sistema muestra una ventana con el mensaje “No hay conexión a la base de datos, por favor inténtelo más tarde” y la opción de “Aceptar”.</w:t>
            </w:r>
          </w:p>
          <w:p w14:paraId="4673B4F0" w14:textId="765E6C5A" w:rsidR="00AD6884" w:rsidRDefault="00AD6884" w:rsidP="00AD6884">
            <w:pPr>
              <w:pStyle w:val="Prrafodelista"/>
              <w:numPr>
                <w:ilvl w:val="0"/>
                <w:numId w:val="10"/>
              </w:numPr>
              <w:suppressAutoHyphens/>
              <w:spacing w:after="200" w:line="276" w:lineRule="auto"/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</w:pP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El apoyo administrativo da </w:t>
            </w:r>
            <w:r w:rsidR="00891303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clic</w:t>
            </w: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 en “Aceptar”.</w:t>
            </w:r>
          </w:p>
          <w:p w14:paraId="08325C40" w14:textId="029C73A0" w:rsidR="00C17AE7" w:rsidRPr="00C17AE7" w:rsidRDefault="00AD6884" w:rsidP="00C17AE7">
            <w:pPr>
              <w:pStyle w:val="Prrafodelista"/>
              <w:numPr>
                <w:ilvl w:val="0"/>
                <w:numId w:val="10"/>
              </w:numPr>
              <w:suppressAutoHyphens/>
              <w:spacing w:after="200" w:line="276" w:lineRule="auto"/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</w:pPr>
            <w:r w:rsidRPr="00EF1889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Termina el caso de uso y regresan al menú principal.</w:t>
            </w:r>
          </w:p>
        </w:tc>
      </w:tr>
      <w:tr w:rsidR="00395CC9" w:rsidRPr="00914E27" w14:paraId="786EAC96" w14:textId="77777777" w:rsidTr="00694381">
        <w:trPr>
          <w:trHeight w:val="348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00E50411" w14:textId="77777777" w:rsidR="00395CC9" w:rsidRPr="00731113" w:rsidRDefault="00395CC9" w:rsidP="00694381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Pos</w:t>
            </w:r>
            <w:r>
              <w:rPr>
                <w:rFonts w:cs="Arial"/>
                <w:b/>
                <w:lang w:val="es-ES"/>
              </w:rPr>
              <w:t>t</w:t>
            </w:r>
            <w:r w:rsidRPr="00731113">
              <w:rPr>
                <w:rFonts w:cs="Arial"/>
                <w:b/>
                <w:lang w:val="es-ES"/>
              </w:rPr>
              <w:t>condiciones: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6CD9BE84" w14:textId="0C4FAB88" w:rsidR="00395CC9" w:rsidRPr="00731113" w:rsidRDefault="00395CC9" w:rsidP="00694381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POST-1: Es posible observar si hay jurados registrados o no.</w:t>
            </w:r>
          </w:p>
        </w:tc>
      </w:tr>
      <w:tr w:rsidR="00395CC9" w:rsidRPr="00914E27" w14:paraId="0B772478" w14:textId="77777777" w:rsidTr="00694381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48DFEBC1" w14:textId="77777777" w:rsidR="00395CC9" w:rsidRPr="00731113" w:rsidRDefault="00395CC9" w:rsidP="00694381">
            <w:pPr>
              <w:rPr>
                <w:rFonts w:cs="Arial"/>
                <w:b/>
                <w:lang w:val="es-ES"/>
              </w:rPr>
            </w:pPr>
            <w:r>
              <w:rPr>
                <w:rFonts w:cs="Arial"/>
                <w:b/>
                <w:lang w:val="es-ES"/>
              </w:rPr>
              <w:lastRenderedPageBreak/>
              <w:t>Reglas de negocio: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51642F4B" w14:textId="77777777" w:rsidR="00395CC9" w:rsidRDefault="00395CC9" w:rsidP="00694381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RN-12</w:t>
            </w:r>
          </w:p>
        </w:tc>
      </w:tr>
      <w:tr w:rsidR="00395CC9" w:rsidRPr="005B6FE0" w14:paraId="6928BEF8" w14:textId="77777777" w:rsidTr="00694381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74BEC95C" w14:textId="77777777" w:rsidR="00395CC9" w:rsidRPr="00731113" w:rsidRDefault="00395CC9" w:rsidP="00694381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 xml:space="preserve">Incluye: 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563FD059" w14:textId="77777777" w:rsidR="00395CC9" w:rsidRPr="005B6FE0" w:rsidRDefault="00395CC9" w:rsidP="00694381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Ninguno</w:t>
            </w:r>
          </w:p>
        </w:tc>
      </w:tr>
      <w:tr w:rsidR="00395CC9" w:rsidRPr="00731113" w14:paraId="799A5936" w14:textId="77777777" w:rsidTr="00694381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5B332BB9" w14:textId="77777777" w:rsidR="00395CC9" w:rsidRPr="00731113" w:rsidRDefault="00395CC9" w:rsidP="00694381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Extiende: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55214D2B" w14:textId="5A640BAC" w:rsidR="00395CC9" w:rsidRPr="00731113" w:rsidRDefault="00891303" w:rsidP="00694381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CU-09. Registrar jurado, CU-10. Editar jurado, CU-11. Eliminar jurado</w:t>
            </w:r>
          </w:p>
        </w:tc>
      </w:tr>
    </w:tbl>
    <w:p w14:paraId="2FB0B48D" w14:textId="3BBE53E7" w:rsidR="00395CC9" w:rsidRDefault="00395CC9"/>
    <w:p w14:paraId="48374441" w14:textId="2F852D5D" w:rsidR="009141FC" w:rsidRDefault="009141FC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259F434" wp14:editId="1FA506A6">
                <wp:simplePos x="0" y="0"/>
                <wp:positionH relativeFrom="column">
                  <wp:posOffset>462915</wp:posOffset>
                </wp:positionH>
                <wp:positionV relativeFrom="paragraph">
                  <wp:posOffset>3721735</wp:posOffset>
                </wp:positionV>
                <wp:extent cx="4679950" cy="635"/>
                <wp:effectExtent l="0" t="0" r="0" b="0"/>
                <wp:wrapSquare wrapText="bothSides"/>
                <wp:docPr id="204645722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9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5395F8" w14:textId="58CBB256" w:rsidR="009141FC" w:rsidRPr="00EB50AC" w:rsidRDefault="009141FC" w:rsidP="009141FC">
                            <w:pPr>
                              <w:pStyle w:val="Descripcin"/>
                              <w:jc w:val="center"/>
                            </w:pPr>
                            <w:bookmarkStart w:id="15" w:name="_Toc149829144"/>
                            <w:r>
                              <w:t xml:space="preserve">Ilustración </w:t>
                            </w:r>
                            <w:fldSimple w:instr=" SEQ Ilustración \* ARABIC ">
                              <w:r w:rsidR="00AB3081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>.CU-08</w:t>
                            </w:r>
                            <w:r w:rsidR="00354CF1">
                              <w:t>.1</w:t>
                            </w:r>
                            <w:r>
                              <w:t xml:space="preserve"> Consultar jurados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59F434" id="_x0000_s1031" type="#_x0000_t202" style="position:absolute;margin-left:36.45pt;margin-top:293.05pt;width:368.5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" stroked="f">
                <v:textbox style="mso-fit-shape-to-text:t" inset="0,0,0,0">
                  <w:txbxContent>
                    <w:p w14:paraId="775395F8" w14:textId="58CBB256" w:rsidR="009141FC" w:rsidRPr="00EB50AC" w:rsidRDefault="009141FC" w:rsidP="009141FC">
                      <w:pPr>
                        <w:pStyle w:val="Descripcin"/>
                        <w:jc w:val="center"/>
                      </w:pPr>
                      <w:bookmarkStart w:id="16" w:name="_Toc149829144"/>
                      <w:r>
                        <w:t xml:space="preserve">Ilustración </w:t>
                      </w:r>
                      <w:fldSimple w:instr=" SEQ Ilustración \* ARABIC ">
                        <w:r w:rsidR="00AB3081">
                          <w:rPr>
                            <w:noProof/>
                          </w:rPr>
                          <w:t>12</w:t>
                        </w:r>
                      </w:fldSimple>
                      <w:r>
                        <w:t>.CU-08</w:t>
                      </w:r>
                      <w:r w:rsidR="00354CF1">
                        <w:t>.1</w:t>
                      </w:r>
                      <w:r>
                        <w:t xml:space="preserve"> Consultar jurados</w:t>
                      </w:r>
                      <w:bookmarkEnd w:id="16"/>
                    </w:p>
                  </w:txbxContent>
                </v:textbox>
                <w10:wrap type="square"/>
              </v:shape>
            </w:pict>
          </mc:Fallback>
        </mc:AlternateContent>
      </w:r>
      <w:r w:rsidRPr="009141FC">
        <w:rPr>
          <w:noProof/>
        </w:rPr>
        <w:drawing>
          <wp:anchor distT="0" distB="0" distL="114300" distR="114300" simplePos="0" relativeHeight="251680768" behindDoc="0" locked="0" layoutInCell="1" allowOverlap="1" wp14:anchorId="54004FA9" wp14:editId="6B703584">
            <wp:simplePos x="0" y="0"/>
            <wp:positionH relativeFrom="margin">
              <wp:align>center</wp:align>
            </wp:positionH>
            <wp:positionV relativeFrom="paragraph">
              <wp:posOffset>14605</wp:posOffset>
            </wp:positionV>
            <wp:extent cx="4679950" cy="3649980"/>
            <wp:effectExtent l="0" t="0" r="6350" b="7620"/>
            <wp:wrapSquare wrapText="bothSides"/>
            <wp:docPr id="135428607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286074" name="Imagen 1" descr="Interfaz de usuario gráfica, Aplicación&#10;&#10;Descripción generada automáticamente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796675" w14:textId="77777777" w:rsidR="00395CC9" w:rsidRDefault="00395CC9"/>
    <w:p w14:paraId="3E8011F9" w14:textId="359BC2A4" w:rsidR="00395CC9" w:rsidRDefault="00395CC9"/>
    <w:p w14:paraId="46CD04A3" w14:textId="7F144AB9" w:rsidR="009141FC" w:rsidRDefault="009141FC"/>
    <w:p w14:paraId="6DA889EC" w14:textId="77777777" w:rsidR="009141FC" w:rsidRDefault="009141FC"/>
    <w:p w14:paraId="63ADA987" w14:textId="0AFB730D" w:rsidR="009141FC" w:rsidRDefault="009141FC"/>
    <w:p w14:paraId="57FABF62" w14:textId="18B68141" w:rsidR="009141FC" w:rsidRDefault="009141FC"/>
    <w:p w14:paraId="3F125451" w14:textId="62B01DAB" w:rsidR="009141FC" w:rsidRDefault="009141FC"/>
    <w:p w14:paraId="62297EFC" w14:textId="001ABB34" w:rsidR="009141FC" w:rsidRDefault="009141FC"/>
    <w:p w14:paraId="3A3AD28A" w14:textId="469AC5CB" w:rsidR="009141FC" w:rsidRDefault="009141FC"/>
    <w:p w14:paraId="3FF4398C" w14:textId="0F41E5E7" w:rsidR="009141FC" w:rsidRDefault="009141FC"/>
    <w:p w14:paraId="090CDAB3" w14:textId="06A38E62" w:rsidR="009141FC" w:rsidRDefault="009141FC"/>
    <w:p w14:paraId="17711B9F" w14:textId="5206DE92" w:rsidR="009141FC" w:rsidRDefault="009141FC"/>
    <w:p w14:paraId="710B34DD" w14:textId="77777777" w:rsidR="009141FC" w:rsidRDefault="009141FC"/>
    <w:p w14:paraId="25A4113F" w14:textId="77777777" w:rsidR="009141FC" w:rsidRDefault="009141FC"/>
    <w:p w14:paraId="1C03EA1E" w14:textId="77777777" w:rsidR="009141FC" w:rsidRDefault="009141FC"/>
    <w:p w14:paraId="7B388364" w14:textId="40AE74BB" w:rsidR="009141FC" w:rsidRDefault="00E362D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4426C89" wp14:editId="04893501">
                <wp:simplePos x="0" y="0"/>
                <wp:positionH relativeFrom="column">
                  <wp:posOffset>462915</wp:posOffset>
                </wp:positionH>
                <wp:positionV relativeFrom="paragraph">
                  <wp:posOffset>3721735</wp:posOffset>
                </wp:positionV>
                <wp:extent cx="4679950" cy="635"/>
                <wp:effectExtent l="0" t="0" r="0" b="0"/>
                <wp:wrapSquare wrapText="bothSides"/>
                <wp:docPr id="164461618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9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ECD7C9" w14:textId="3F1E6233" w:rsidR="00E362D5" w:rsidRPr="00773D13" w:rsidRDefault="00E362D5" w:rsidP="00E362D5">
                            <w:pPr>
                              <w:pStyle w:val="Descripcin"/>
                              <w:jc w:val="center"/>
                            </w:pPr>
                            <w:bookmarkStart w:id="17" w:name="_Toc149829145"/>
                            <w:r>
                              <w:t xml:space="preserve">Ilustración </w:t>
                            </w:r>
                            <w:fldSimple w:instr=" SEQ Ilustración \* ARABIC ">
                              <w:r w:rsidR="00AB3081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>.CU-08EX1 No hay conexión a la base de datos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426C89" id="_x0000_s1032" type="#_x0000_t202" style="position:absolute;margin-left:36.45pt;margin-top:293.05pt;width:368.5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" stroked="f">
                <v:textbox style="mso-fit-shape-to-text:t" inset="0,0,0,0">
                  <w:txbxContent>
                    <w:p w14:paraId="5BECD7C9" w14:textId="3F1E6233" w:rsidR="00E362D5" w:rsidRPr="00773D13" w:rsidRDefault="00E362D5" w:rsidP="00E362D5">
                      <w:pPr>
                        <w:pStyle w:val="Descripcin"/>
                        <w:jc w:val="center"/>
                      </w:pPr>
                      <w:bookmarkStart w:id="18" w:name="_Toc149829145"/>
                      <w:r>
                        <w:t xml:space="preserve">Ilustración </w:t>
                      </w:r>
                      <w:fldSimple w:instr=" SEQ Ilustración \* ARABIC ">
                        <w:r w:rsidR="00AB3081">
                          <w:rPr>
                            <w:noProof/>
                          </w:rPr>
                          <w:t>13</w:t>
                        </w:r>
                      </w:fldSimple>
                      <w:r>
                        <w:t>.CU-08EX1 No hay conexión a la base de datos</w:t>
                      </w:r>
                      <w:bookmarkEnd w:id="18"/>
                    </w:p>
                  </w:txbxContent>
                </v:textbox>
                <w10:wrap type="square"/>
              </v:shape>
            </w:pict>
          </mc:Fallback>
        </mc:AlternateContent>
      </w:r>
      <w:r w:rsidRPr="00E362D5">
        <w:rPr>
          <w:noProof/>
        </w:rPr>
        <w:drawing>
          <wp:anchor distT="0" distB="0" distL="114300" distR="114300" simplePos="0" relativeHeight="251683840" behindDoc="0" locked="0" layoutInCell="1" allowOverlap="1" wp14:anchorId="5883C5E4" wp14:editId="29CBFF56">
            <wp:simplePos x="0" y="0"/>
            <wp:positionH relativeFrom="margin">
              <wp:align>center</wp:align>
            </wp:positionH>
            <wp:positionV relativeFrom="paragraph">
              <wp:posOffset>375</wp:posOffset>
            </wp:positionV>
            <wp:extent cx="4680000" cy="3664800"/>
            <wp:effectExtent l="0" t="0" r="6350" b="0"/>
            <wp:wrapSquare wrapText="bothSides"/>
            <wp:docPr id="196297929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979299" name="Imagen 1" descr="Interfaz de usuario gráfica, Aplicación&#10;&#10;Descripción generada automáticament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6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EA9D87" w14:textId="77777777" w:rsidR="009141FC" w:rsidRDefault="009141FC"/>
    <w:p w14:paraId="1CE0B872" w14:textId="50C11FAA" w:rsidR="009141FC" w:rsidRDefault="009141FC"/>
    <w:p w14:paraId="40D8CFE2" w14:textId="77777777" w:rsidR="009141FC" w:rsidRDefault="009141FC"/>
    <w:p w14:paraId="55F975E1" w14:textId="77777777" w:rsidR="009141FC" w:rsidRDefault="009141FC"/>
    <w:p w14:paraId="5AFCD302" w14:textId="77777777" w:rsidR="009141FC" w:rsidRDefault="009141FC"/>
    <w:p w14:paraId="677A097C" w14:textId="77777777" w:rsidR="009141FC" w:rsidRDefault="009141FC"/>
    <w:p w14:paraId="30D680F2" w14:textId="77777777" w:rsidR="009141FC" w:rsidRDefault="009141FC"/>
    <w:p w14:paraId="78C1633C" w14:textId="77777777" w:rsidR="009141FC" w:rsidRDefault="009141FC"/>
    <w:p w14:paraId="4A45AA28" w14:textId="77777777" w:rsidR="00E362D5" w:rsidRDefault="00E362D5"/>
    <w:p w14:paraId="53D02DD2" w14:textId="77777777" w:rsidR="00E362D5" w:rsidRDefault="00E362D5"/>
    <w:p w14:paraId="1F7CF440" w14:textId="77777777" w:rsidR="00E362D5" w:rsidRDefault="00E362D5"/>
    <w:p w14:paraId="4CC80E62" w14:textId="343A302F" w:rsidR="00E362D5" w:rsidRDefault="00E362D5"/>
    <w:p w14:paraId="267E2BD6" w14:textId="77777777" w:rsidR="009141FC" w:rsidRDefault="009141FC"/>
    <w:tbl>
      <w:tblPr>
        <w:tblW w:w="4923" w:type="pct"/>
        <w:tblLook w:val="04A0" w:firstRow="1" w:lastRow="0" w:firstColumn="1" w:lastColumn="0" w:noHBand="0" w:noVBand="1"/>
      </w:tblPr>
      <w:tblGrid>
        <w:gridCol w:w="1782"/>
        <w:gridCol w:w="6900"/>
      </w:tblGrid>
      <w:tr w:rsidR="00D2191F" w:rsidRPr="005B6FE0" w14:paraId="69AE39D3" w14:textId="77777777" w:rsidTr="002E0798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16D872BF" w14:textId="77777777" w:rsidR="00D2191F" w:rsidRPr="00731113" w:rsidRDefault="00D2191F" w:rsidP="002E0798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ID: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08B6D8F7" w14:textId="42947688" w:rsidR="00D2191F" w:rsidRPr="005B6FE0" w:rsidRDefault="00D2191F" w:rsidP="002E0798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CU-0</w:t>
            </w:r>
            <w:r w:rsidR="00907B73">
              <w:rPr>
                <w:rFonts w:cs="Arial"/>
                <w:lang w:val="es-ES"/>
              </w:rPr>
              <w:t>9</w:t>
            </w:r>
          </w:p>
        </w:tc>
      </w:tr>
      <w:tr w:rsidR="00D2191F" w:rsidRPr="00731113" w14:paraId="13A6B059" w14:textId="77777777" w:rsidTr="002E0798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5BED4B98" w14:textId="77777777" w:rsidR="00D2191F" w:rsidRPr="00731113" w:rsidRDefault="00D2191F" w:rsidP="002E0798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Nombre: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3979E082" w14:textId="1A52DDA0" w:rsidR="00D2191F" w:rsidRPr="00731113" w:rsidRDefault="002969F5" w:rsidP="002E0798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Registrar Jurado</w:t>
            </w:r>
          </w:p>
        </w:tc>
      </w:tr>
      <w:tr w:rsidR="00D2191F" w:rsidRPr="00731113" w14:paraId="2F1F504F" w14:textId="77777777" w:rsidTr="002E0798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7CC806FE" w14:textId="77777777" w:rsidR="00D2191F" w:rsidRPr="00731113" w:rsidRDefault="00D2191F" w:rsidP="002E0798">
            <w:pPr>
              <w:rPr>
                <w:rFonts w:cs="Arial"/>
                <w:b/>
                <w:lang w:val="es-ES"/>
              </w:rPr>
            </w:pPr>
            <w:r>
              <w:rPr>
                <w:rFonts w:cs="Arial"/>
                <w:b/>
                <w:lang w:val="es-ES"/>
              </w:rPr>
              <w:t>Responsable: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0C1351D" w14:textId="11183462" w:rsidR="00D2191F" w:rsidRPr="00731113" w:rsidRDefault="00B528D9" w:rsidP="002E0798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Christopher Vasquez Zapata</w:t>
            </w:r>
          </w:p>
        </w:tc>
      </w:tr>
      <w:tr w:rsidR="00D2191F" w:rsidRPr="00731113" w14:paraId="648ADD94" w14:textId="77777777" w:rsidTr="002E0798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5F58B812" w14:textId="77777777" w:rsidR="00D2191F" w:rsidRPr="00731113" w:rsidRDefault="00D2191F" w:rsidP="002E0798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Fecha de actualización: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699A6E6B" w14:textId="6FC25F43" w:rsidR="00D2191F" w:rsidRPr="00731113" w:rsidRDefault="00B528D9" w:rsidP="002E0798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2</w:t>
            </w:r>
            <w:r w:rsidR="002A1BD8">
              <w:rPr>
                <w:rFonts w:cs="Arial"/>
                <w:lang w:val="es-ES"/>
              </w:rPr>
              <w:t>8</w:t>
            </w:r>
            <w:r w:rsidR="00D2191F">
              <w:rPr>
                <w:rFonts w:cs="Arial"/>
                <w:lang w:val="es-ES"/>
              </w:rPr>
              <w:t>-oct-202</w:t>
            </w:r>
            <w:r>
              <w:rPr>
                <w:rFonts w:cs="Arial"/>
                <w:lang w:val="es-ES"/>
              </w:rPr>
              <w:t>3</w:t>
            </w:r>
          </w:p>
        </w:tc>
      </w:tr>
      <w:tr w:rsidR="00D2191F" w:rsidRPr="00914E27" w14:paraId="42940456" w14:textId="77777777" w:rsidTr="002E0798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3E636762" w14:textId="77777777" w:rsidR="00D2191F" w:rsidRPr="00731113" w:rsidRDefault="00D2191F" w:rsidP="002E0798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Descripción: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0681F4AB" w14:textId="4200974F" w:rsidR="00D2191F" w:rsidRPr="00731113" w:rsidRDefault="004E5621" w:rsidP="002E0798">
            <w:pPr>
              <w:jc w:val="both"/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 xml:space="preserve">El </w:t>
            </w:r>
            <w:r w:rsidR="002969F5">
              <w:rPr>
                <w:rFonts w:cs="Arial"/>
                <w:lang w:val="es-ES"/>
              </w:rPr>
              <w:t xml:space="preserve">apoyo administrativo registrado </w:t>
            </w:r>
          </w:p>
        </w:tc>
      </w:tr>
      <w:tr w:rsidR="00D2191F" w:rsidRPr="00731113" w14:paraId="2C48DC0F" w14:textId="77777777" w:rsidTr="002E0798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43772445" w14:textId="77777777" w:rsidR="00D2191F" w:rsidRPr="00731113" w:rsidRDefault="00D2191F" w:rsidP="002E0798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Actor(es):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4CB73A6A" w14:textId="40322044" w:rsidR="00D2191F" w:rsidRDefault="00D2191F" w:rsidP="002E0798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AC-</w:t>
            </w:r>
            <w:r w:rsidR="00354CF1">
              <w:rPr>
                <w:rFonts w:cs="Arial"/>
                <w:lang w:val="es-ES"/>
              </w:rPr>
              <w:t xml:space="preserve">1 </w:t>
            </w:r>
            <w:r w:rsidR="008E12E9">
              <w:rPr>
                <w:rFonts w:cs="Arial"/>
                <w:lang w:val="es-ES"/>
              </w:rPr>
              <w:t>Apoyo administrativo</w:t>
            </w:r>
          </w:p>
        </w:tc>
      </w:tr>
      <w:tr w:rsidR="00D2191F" w:rsidRPr="00914E27" w14:paraId="2FB72073" w14:textId="77777777" w:rsidTr="002E0798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022F0657" w14:textId="77777777" w:rsidR="00D2191F" w:rsidRPr="00731113" w:rsidRDefault="00D2191F" w:rsidP="002E0798">
            <w:pPr>
              <w:rPr>
                <w:rFonts w:cs="Arial"/>
                <w:b/>
                <w:lang w:val="es-ES"/>
              </w:rPr>
            </w:pPr>
            <w:r>
              <w:rPr>
                <w:rFonts w:cs="Arial"/>
                <w:b/>
                <w:lang w:val="es-ES"/>
              </w:rPr>
              <w:t>Disparador: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6112F7BE" w14:textId="29E0E273" w:rsidR="00D2191F" w:rsidRPr="00731113" w:rsidRDefault="008E12E9" w:rsidP="002E0798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El apoyo</w:t>
            </w:r>
            <w:r w:rsidR="00DD02B4">
              <w:rPr>
                <w:rFonts w:cs="Arial"/>
                <w:lang w:val="es-ES"/>
              </w:rPr>
              <w:t xml:space="preserve"> administrativo da </w:t>
            </w:r>
            <w:r w:rsidR="00891303">
              <w:rPr>
                <w:rFonts w:cs="Arial"/>
                <w:lang w:val="es-ES"/>
              </w:rPr>
              <w:t>clic</w:t>
            </w:r>
            <w:r w:rsidR="00DD02B4">
              <w:rPr>
                <w:rFonts w:cs="Arial"/>
                <w:lang w:val="es-ES"/>
              </w:rPr>
              <w:t xml:space="preserve"> en </w:t>
            </w:r>
            <w:r w:rsidR="00907B73">
              <w:rPr>
                <w:rFonts w:cs="Arial"/>
                <w:lang w:val="es-ES"/>
              </w:rPr>
              <w:t>“Crear nuevo jurado”</w:t>
            </w:r>
          </w:p>
        </w:tc>
      </w:tr>
      <w:tr w:rsidR="00D2191F" w:rsidRPr="002874B0" w14:paraId="7DCF5CF5" w14:textId="77777777" w:rsidTr="002E0798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1F649FE4" w14:textId="77777777" w:rsidR="00D2191F" w:rsidRPr="00731113" w:rsidRDefault="00D2191F" w:rsidP="002E0798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Precondiciones: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011AD7A4" w14:textId="0291FC52" w:rsidR="00D2191F" w:rsidRPr="00731113" w:rsidRDefault="00DD02B4" w:rsidP="002E0798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Ninguna</w:t>
            </w:r>
          </w:p>
        </w:tc>
      </w:tr>
      <w:tr w:rsidR="00D2191F" w:rsidRPr="00914E27" w14:paraId="59465FE1" w14:textId="77777777" w:rsidTr="002E0798">
        <w:trPr>
          <w:trHeight w:val="2065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172E0D8E" w14:textId="77777777" w:rsidR="00D2191F" w:rsidRPr="00731113" w:rsidRDefault="00D2191F" w:rsidP="002E0798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Flujo Normal: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D4E1032" w14:textId="68BC1FD5" w:rsidR="00901ADD" w:rsidRDefault="0022255D">
            <w:pPr>
              <w:pStyle w:val="Prrafodelista"/>
              <w:numPr>
                <w:ilvl w:val="0"/>
                <w:numId w:val="24"/>
              </w:numPr>
              <w:rPr>
                <w:lang w:val="es-ES"/>
              </w:rPr>
            </w:pPr>
            <w:r>
              <w:rPr>
                <w:lang w:val="es-ES"/>
              </w:rPr>
              <w:t>El sistema despliega una ventana donde se</w:t>
            </w:r>
            <w:r w:rsidR="009B6032">
              <w:rPr>
                <w:lang w:val="es-ES"/>
              </w:rPr>
              <w:t xml:space="preserve"> soli</w:t>
            </w:r>
            <w:r w:rsidR="00C06F52">
              <w:rPr>
                <w:lang w:val="es-ES"/>
              </w:rPr>
              <w:t xml:space="preserve">citan los campos: Nombre jurado, descripción, </w:t>
            </w:r>
            <w:r w:rsidR="009B6032">
              <w:rPr>
                <w:lang w:val="es-ES"/>
              </w:rPr>
              <w:t>no.</w:t>
            </w:r>
            <w:r w:rsidR="00A77638">
              <w:rPr>
                <w:lang w:val="es-ES"/>
              </w:rPr>
              <w:t xml:space="preserve"> miembros</w:t>
            </w:r>
            <w:r w:rsidR="000C2C2F">
              <w:rPr>
                <w:lang w:val="es-ES"/>
              </w:rPr>
              <w:t>, nombre</w:t>
            </w:r>
            <w:r w:rsidR="00901ADD">
              <w:rPr>
                <w:lang w:val="es-ES"/>
              </w:rPr>
              <w:t xml:space="preserve"> del miembro </w:t>
            </w:r>
            <w:r w:rsidR="001D17E1">
              <w:rPr>
                <w:lang w:val="es-ES"/>
              </w:rPr>
              <w:t>(</w:t>
            </w:r>
            <w:r w:rsidR="00326B31">
              <w:rPr>
                <w:lang w:val="es-ES"/>
              </w:rPr>
              <w:t xml:space="preserve">el cual desplegará los nombres de las personas </w:t>
            </w:r>
            <w:r w:rsidR="001D17E1">
              <w:rPr>
                <w:lang w:val="es-ES"/>
              </w:rPr>
              <w:t xml:space="preserve">registradas </w:t>
            </w:r>
            <w:r w:rsidR="00326B31">
              <w:rPr>
                <w:lang w:val="es-ES"/>
              </w:rPr>
              <w:t xml:space="preserve">en </w:t>
            </w:r>
            <w:r w:rsidR="001D17E1">
              <w:rPr>
                <w:lang w:val="es-ES"/>
              </w:rPr>
              <w:t>la</w:t>
            </w:r>
            <w:r w:rsidR="00326B31">
              <w:rPr>
                <w:lang w:val="es-ES"/>
              </w:rPr>
              <w:t xml:space="preserve"> </w:t>
            </w:r>
            <w:r w:rsidR="001D17E1">
              <w:rPr>
                <w:lang w:val="es-ES"/>
              </w:rPr>
              <w:t>base de datos</w:t>
            </w:r>
            <w:r w:rsidR="00326B31">
              <w:rPr>
                <w:lang w:val="es-ES"/>
              </w:rPr>
              <w:t xml:space="preserve"> con las coincidencias ingresadas</w:t>
            </w:r>
            <w:r w:rsidR="001D17E1">
              <w:rPr>
                <w:lang w:val="es-ES"/>
              </w:rPr>
              <w:t>)</w:t>
            </w:r>
            <w:r w:rsidR="000C2C2F">
              <w:rPr>
                <w:lang w:val="es-ES"/>
              </w:rPr>
              <w:t xml:space="preserve">. </w:t>
            </w:r>
            <w:r w:rsidR="00901ADD">
              <w:rPr>
                <w:lang w:val="es-ES"/>
              </w:rPr>
              <w:t>En la parte inferior se muestran los miembros actuales del jurado</w:t>
            </w:r>
            <w:r w:rsidR="00A46560">
              <w:rPr>
                <w:lang w:val="es-ES"/>
              </w:rPr>
              <w:t xml:space="preserve"> junto con un símbolo de “</w:t>
            </w:r>
            <w:r w:rsidR="001D17E1">
              <w:rPr>
                <w:lang w:val="es-ES"/>
              </w:rPr>
              <w:t>-</w:t>
            </w:r>
            <w:r w:rsidR="00A46560">
              <w:rPr>
                <w:lang w:val="es-ES"/>
              </w:rPr>
              <w:t>” para eliminarlo</w:t>
            </w:r>
            <w:r w:rsidR="002221B8">
              <w:rPr>
                <w:lang w:val="es-ES"/>
              </w:rPr>
              <w:t xml:space="preserve"> del jurado</w:t>
            </w:r>
            <w:r w:rsidR="00FC2576">
              <w:rPr>
                <w:lang w:val="es-ES"/>
              </w:rPr>
              <w:t xml:space="preserve">, en la parte inferior </w:t>
            </w:r>
            <w:r w:rsidR="00066A43">
              <w:rPr>
                <w:lang w:val="es-ES"/>
              </w:rPr>
              <w:t>derecha de la ventana se muestra el botón de “Aceptar”, “Cancelar”</w:t>
            </w:r>
            <w:r w:rsidR="00901ADD">
              <w:rPr>
                <w:lang w:val="es-ES"/>
              </w:rPr>
              <w:t>.</w:t>
            </w:r>
          </w:p>
          <w:p w14:paraId="10B3614F" w14:textId="2B619231" w:rsidR="00901ADD" w:rsidRDefault="00901ADD">
            <w:pPr>
              <w:pStyle w:val="Prrafodelista"/>
              <w:numPr>
                <w:ilvl w:val="0"/>
                <w:numId w:val="24"/>
              </w:numPr>
              <w:rPr>
                <w:lang w:val="es-ES"/>
              </w:rPr>
            </w:pPr>
            <w:r>
              <w:rPr>
                <w:lang w:val="es-ES"/>
              </w:rPr>
              <w:lastRenderedPageBreak/>
              <w:t xml:space="preserve">El apoyo administrativo llena los campos solicitados </w:t>
            </w:r>
            <w:r w:rsidR="00847053">
              <w:rPr>
                <w:lang w:val="es-ES"/>
              </w:rPr>
              <w:t xml:space="preserve">y da </w:t>
            </w:r>
            <w:proofErr w:type="gramStart"/>
            <w:r w:rsidR="00847053">
              <w:rPr>
                <w:lang w:val="es-ES"/>
              </w:rPr>
              <w:t>click</w:t>
            </w:r>
            <w:proofErr w:type="gramEnd"/>
            <w:r w:rsidR="00847053">
              <w:rPr>
                <w:lang w:val="es-ES"/>
              </w:rPr>
              <w:t xml:space="preserve"> en “Aceptar”.</w:t>
            </w:r>
            <w:r w:rsidR="006F2B33">
              <w:rPr>
                <w:lang w:val="es-ES"/>
              </w:rPr>
              <w:t xml:space="preserve"> </w:t>
            </w:r>
            <w:r w:rsidR="006F2B33" w:rsidRPr="006F2B33">
              <w:rPr>
                <w:highlight w:val="yellow"/>
                <w:lang w:val="es-ES"/>
              </w:rPr>
              <w:t xml:space="preserve">(Ver FA </w:t>
            </w:r>
            <w:r w:rsidR="00E362D5">
              <w:rPr>
                <w:highlight w:val="yellow"/>
                <w:lang w:val="es-ES"/>
              </w:rPr>
              <w:t>2</w:t>
            </w:r>
            <w:r w:rsidR="006F2B33" w:rsidRPr="006F2B33">
              <w:rPr>
                <w:highlight w:val="yellow"/>
                <w:lang w:val="es-ES"/>
              </w:rPr>
              <w:t>.1</w:t>
            </w:r>
            <w:r w:rsidR="00F92B21">
              <w:rPr>
                <w:highlight w:val="yellow"/>
                <w:lang w:val="es-ES"/>
              </w:rPr>
              <w:t>, EX 3</w:t>
            </w:r>
            <w:r w:rsidR="006347D5">
              <w:rPr>
                <w:highlight w:val="yellow"/>
                <w:lang w:val="es-ES"/>
              </w:rPr>
              <w:t>, EX 4</w:t>
            </w:r>
            <w:r w:rsidR="006F2B33" w:rsidRPr="006F2B33">
              <w:rPr>
                <w:highlight w:val="yellow"/>
                <w:lang w:val="es-ES"/>
              </w:rPr>
              <w:t>)</w:t>
            </w:r>
          </w:p>
          <w:p w14:paraId="0B0735E6" w14:textId="33893F7B" w:rsidR="007E42C3" w:rsidRDefault="007E42C3">
            <w:pPr>
              <w:pStyle w:val="Prrafodelista"/>
              <w:numPr>
                <w:ilvl w:val="0"/>
                <w:numId w:val="24"/>
              </w:numPr>
              <w:rPr>
                <w:lang w:val="es-ES"/>
              </w:rPr>
            </w:pPr>
            <w:r>
              <w:rPr>
                <w:lang w:val="es-ES"/>
              </w:rPr>
              <w:t xml:space="preserve">El sistema válida los datos y crea el jurado. </w:t>
            </w:r>
            <w:r w:rsidRPr="00F92B21">
              <w:rPr>
                <w:highlight w:val="yellow"/>
                <w:lang w:val="es-ES"/>
              </w:rPr>
              <w:t>(Ver EX1</w:t>
            </w:r>
            <w:r w:rsidR="004E69A6" w:rsidRPr="00F92B21">
              <w:rPr>
                <w:highlight w:val="yellow"/>
                <w:lang w:val="es-ES"/>
              </w:rPr>
              <w:t>, EX2</w:t>
            </w:r>
            <w:r w:rsidRPr="00F92B21">
              <w:rPr>
                <w:highlight w:val="yellow"/>
                <w:lang w:val="es-ES"/>
              </w:rPr>
              <w:t>)</w:t>
            </w:r>
          </w:p>
          <w:p w14:paraId="169E7DA2" w14:textId="4CF3B9B8" w:rsidR="00E9437D" w:rsidRPr="00901ADD" w:rsidRDefault="00E9437D">
            <w:pPr>
              <w:pStyle w:val="Prrafodelista"/>
              <w:numPr>
                <w:ilvl w:val="0"/>
                <w:numId w:val="24"/>
              </w:numPr>
              <w:rPr>
                <w:lang w:val="es-ES"/>
              </w:rPr>
            </w:pPr>
            <w:r>
              <w:rPr>
                <w:lang w:val="es-ES"/>
              </w:rPr>
              <w:t>Termina el caso de uso.</w:t>
            </w:r>
          </w:p>
        </w:tc>
      </w:tr>
      <w:tr w:rsidR="00D2191F" w:rsidRPr="006B3E37" w14:paraId="5C6C4875" w14:textId="77777777" w:rsidTr="002E0798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7BD92522" w14:textId="77777777" w:rsidR="00D2191F" w:rsidRPr="00731113" w:rsidRDefault="00D2191F" w:rsidP="002E0798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lastRenderedPageBreak/>
              <w:t>Flujos Alternos: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2DBEAD47" w14:textId="748ED21F" w:rsidR="00D2191F" w:rsidRDefault="00E9437D" w:rsidP="00E9437D">
            <w:pPr>
              <w:spacing w:after="200" w:line="276" w:lineRule="auto"/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 xml:space="preserve">FA </w:t>
            </w:r>
            <w:r w:rsidR="00E362D5">
              <w:rPr>
                <w:rFonts w:cs="Arial"/>
                <w:lang w:val="es-ES"/>
              </w:rPr>
              <w:t>2</w:t>
            </w:r>
            <w:r w:rsidR="009D1ABA">
              <w:rPr>
                <w:rFonts w:cs="Arial"/>
                <w:lang w:val="es-ES"/>
              </w:rPr>
              <w:t xml:space="preserve">.1 El apoyo administrativo da </w:t>
            </w:r>
            <w:r w:rsidR="00891303">
              <w:rPr>
                <w:rFonts w:cs="Arial"/>
                <w:lang w:val="es-ES"/>
              </w:rPr>
              <w:t>clic</w:t>
            </w:r>
            <w:r w:rsidR="009D1ABA">
              <w:rPr>
                <w:rFonts w:cs="Arial"/>
                <w:lang w:val="es-ES"/>
              </w:rPr>
              <w:t xml:space="preserve"> en “Cancelar”</w:t>
            </w:r>
          </w:p>
          <w:p w14:paraId="24C8E87A" w14:textId="00C07CB9" w:rsidR="009D1ABA" w:rsidRDefault="009D1ABA">
            <w:pPr>
              <w:pStyle w:val="Prrafodelista"/>
              <w:numPr>
                <w:ilvl w:val="0"/>
                <w:numId w:val="9"/>
              </w:numPr>
              <w:spacing w:after="200" w:line="276" w:lineRule="auto"/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 xml:space="preserve">El sistema muestra un mensaje “¿Está seguro de cancelar </w:t>
            </w:r>
            <w:r w:rsidR="006B3E37">
              <w:rPr>
                <w:rFonts w:cs="Arial"/>
                <w:lang w:val="es-ES"/>
              </w:rPr>
              <w:t>la creación</w:t>
            </w:r>
            <w:r>
              <w:rPr>
                <w:rFonts w:cs="Arial"/>
                <w:lang w:val="es-ES"/>
              </w:rPr>
              <w:t xml:space="preserve"> de</w:t>
            </w:r>
            <w:r w:rsidR="006B3E37">
              <w:rPr>
                <w:rFonts w:cs="Arial"/>
                <w:lang w:val="es-ES"/>
              </w:rPr>
              <w:t xml:space="preserve"> este</w:t>
            </w:r>
            <w:r>
              <w:rPr>
                <w:rFonts w:cs="Arial"/>
                <w:lang w:val="es-ES"/>
              </w:rPr>
              <w:t xml:space="preserve"> Jurado?” junto con los botones de “Aceptar” y “Cancelar”</w:t>
            </w:r>
            <w:r w:rsidR="006F2B33">
              <w:rPr>
                <w:rFonts w:cs="Arial"/>
                <w:lang w:val="es-ES"/>
              </w:rPr>
              <w:t>.</w:t>
            </w:r>
          </w:p>
          <w:p w14:paraId="1914A1B3" w14:textId="30D1878A" w:rsidR="006F2B33" w:rsidRDefault="006F2B33">
            <w:pPr>
              <w:pStyle w:val="Prrafodelista"/>
              <w:numPr>
                <w:ilvl w:val="0"/>
                <w:numId w:val="9"/>
              </w:numPr>
              <w:spacing w:after="200" w:line="276" w:lineRule="auto"/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 xml:space="preserve">El apoyo administrativo da </w:t>
            </w:r>
            <w:r w:rsidR="00891303">
              <w:rPr>
                <w:rFonts w:cs="Arial"/>
                <w:lang w:val="es-ES"/>
              </w:rPr>
              <w:t>clic</w:t>
            </w:r>
            <w:r>
              <w:rPr>
                <w:rFonts w:cs="Arial"/>
                <w:lang w:val="es-ES"/>
              </w:rPr>
              <w:t xml:space="preserve"> en “Aceptar”.</w:t>
            </w:r>
          </w:p>
          <w:p w14:paraId="0722C856" w14:textId="53D0ECAB" w:rsidR="006F2B33" w:rsidRPr="009D1ABA" w:rsidRDefault="006F2B33">
            <w:pPr>
              <w:pStyle w:val="Prrafodelista"/>
              <w:numPr>
                <w:ilvl w:val="0"/>
                <w:numId w:val="9"/>
              </w:numPr>
              <w:spacing w:after="200" w:line="276" w:lineRule="auto"/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Termina el caso de uso</w:t>
            </w:r>
            <w:r w:rsidR="006B3E37">
              <w:rPr>
                <w:rFonts w:cs="Arial"/>
                <w:lang w:val="es-ES"/>
              </w:rPr>
              <w:t xml:space="preserve"> y regresa al menú principal</w:t>
            </w:r>
            <w:r>
              <w:rPr>
                <w:rFonts w:cs="Arial"/>
                <w:lang w:val="es-ES"/>
              </w:rPr>
              <w:t>.</w:t>
            </w:r>
          </w:p>
        </w:tc>
      </w:tr>
      <w:tr w:rsidR="00D2191F" w:rsidRPr="00914E27" w14:paraId="5B7C3C4B" w14:textId="77777777" w:rsidTr="002E0798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412499B4" w14:textId="77777777" w:rsidR="00D2191F" w:rsidRPr="00731113" w:rsidRDefault="00D2191F" w:rsidP="002E0798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Excepciones: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3EAAF895" w14:textId="77777777" w:rsidR="001D17E1" w:rsidRDefault="007E42C3" w:rsidP="001D17E1">
            <w:pPr>
              <w:suppressAutoHyphens/>
              <w:spacing w:after="200" w:line="276" w:lineRule="auto"/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</w:pP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EX 1 </w:t>
            </w:r>
            <w:r w:rsidR="001D17E1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Se perdió conexión a la base de datos</w:t>
            </w:r>
          </w:p>
          <w:p w14:paraId="400F3EDA" w14:textId="77777777" w:rsidR="001D17E1" w:rsidRDefault="001D17E1">
            <w:pPr>
              <w:pStyle w:val="Prrafodelista"/>
              <w:numPr>
                <w:ilvl w:val="0"/>
                <w:numId w:val="29"/>
              </w:numPr>
              <w:suppressAutoHyphens/>
              <w:spacing w:after="200" w:line="276" w:lineRule="auto"/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</w:pP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El sistema muestra una ventana con el mensaje “No hay conexión a la base de datos, por favor inténtelo más tarde” y la opción de “Aceptar”.</w:t>
            </w:r>
          </w:p>
          <w:p w14:paraId="2CF18B68" w14:textId="77777777" w:rsidR="001D17E1" w:rsidRDefault="001D17E1">
            <w:pPr>
              <w:pStyle w:val="Prrafodelista"/>
              <w:numPr>
                <w:ilvl w:val="0"/>
                <w:numId w:val="29"/>
              </w:numPr>
              <w:suppressAutoHyphens/>
              <w:spacing w:after="200" w:line="276" w:lineRule="auto"/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</w:pP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El apoyo administrativo da </w:t>
            </w:r>
            <w:proofErr w:type="gramStart"/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click</w:t>
            </w:r>
            <w:proofErr w:type="gramEnd"/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 en “Aceptar”.</w:t>
            </w:r>
          </w:p>
          <w:p w14:paraId="276B81EA" w14:textId="6830A331" w:rsidR="007E42C3" w:rsidRPr="001D17E1" w:rsidRDefault="001D17E1">
            <w:pPr>
              <w:pStyle w:val="Prrafodelista"/>
              <w:numPr>
                <w:ilvl w:val="0"/>
                <w:numId w:val="29"/>
              </w:numPr>
              <w:suppressAutoHyphens/>
              <w:spacing w:after="200" w:line="276" w:lineRule="auto"/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</w:pPr>
            <w:r w:rsidRPr="001D17E1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Termina el caso de uso y regresan al menú principal.</w:t>
            </w:r>
          </w:p>
          <w:p w14:paraId="6263B45D" w14:textId="77777777" w:rsidR="007E42C3" w:rsidRDefault="007E42C3" w:rsidP="007E42C3">
            <w:pPr>
              <w:suppressAutoHyphens/>
              <w:spacing w:after="200" w:line="276" w:lineRule="auto"/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</w:pP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EX 2 Campos vacíos</w:t>
            </w:r>
          </w:p>
          <w:p w14:paraId="4627EF39" w14:textId="77777777" w:rsidR="007E42C3" w:rsidRDefault="007E42C3">
            <w:pPr>
              <w:pStyle w:val="Prrafodelista"/>
              <w:numPr>
                <w:ilvl w:val="0"/>
                <w:numId w:val="11"/>
              </w:numPr>
              <w:suppressAutoHyphens/>
              <w:spacing w:after="200" w:line="276" w:lineRule="auto"/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</w:pP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El sistema muestra el mensaje “Hay campos incompletos, favor de corroborar.”</w:t>
            </w:r>
          </w:p>
          <w:p w14:paraId="47553CFA" w14:textId="77777777" w:rsidR="00D2191F" w:rsidRDefault="007E42C3">
            <w:pPr>
              <w:pStyle w:val="Prrafodelista"/>
              <w:numPr>
                <w:ilvl w:val="0"/>
                <w:numId w:val="11"/>
              </w:numPr>
              <w:suppressAutoHyphens/>
              <w:spacing w:after="200" w:line="276" w:lineRule="auto"/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</w:pPr>
            <w:r w:rsidRPr="007E42C3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Regresa al paso </w:t>
            </w:r>
            <w:r w:rsidR="004E69A6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4</w:t>
            </w:r>
            <w:r w:rsidRPr="007E42C3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 del flujo normal.</w:t>
            </w:r>
          </w:p>
          <w:p w14:paraId="339F6273" w14:textId="77777777" w:rsidR="004E69A6" w:rsidRDefault="004E69A6" w:rsidP="004E69A6">
            <w:pPr>
              <w:suppressAutoHyphens/>
              <w:spacing w:after="200" w:line="276" w:lineRule="auto"/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</w:pP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EX 3 </w:t>
            </w:r>
            <w:r w:rsidR="00C276D7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Miembro no encontrado en la BD</w:t>
            </w:r>
          </w:p>
          <w:p w14:paraId="067061EE" w14:textId="15B40E76" w:rsidR="00C276D7" w:rsidRDefault="00C276D7">
            <w:pPr>
              <w:pStyle w:val="Prrafodelista"/>
              <w:numPr>
                <w:ilvl w:val="0"/>
                <w:numId w:val="12"/>
              </w:numPr>
              <w:suppressAutoHyphens/>
              <w:spacing w:after="200" w:line="276" w:lineRule="auto"/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</w:pP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El sistema muestra el mensaje “</w:t>
            </w:r>
            <w:r w:rsidR="006B3E37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No hay coincidencias disponibles</w:t>
            </w: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.”</w:t>
            </w:r>
            <w:r w:rsidR="006B3E37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 En la barra de búsqueda del campo Miembro jurado.</w:t>
            </w:r>
          </w:p>
          <w:p w14:paraId="3AABDF3C" w14:textId="77777777" w:rsidR="00C276D7" w:rsidRDefault="00F92B21">
            <w:pPr>
              <w:pStyle w:val="Prrafodelista"/>
              <w:numPr>
                <w:ilvl w:val="0"/>
                <w:numId w:val="12"/>
              </w:numPr>
              <w:suppressAutoHyphens/>
              <w:spacing w:after="200" w:line="276" w:lineRule="auto"/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</w:pP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Regresa al paso 4 del flujo normal.</w:t>
            </w:r>
          </w:p>
          <w:p w14:paraId="70091679" w14:textId="5BFC55E8" w:rsidR="008A607B" w:rsidRDefault="008A607B" w:rsidP="008A607B">
            <w:pPr>
              <w:suppressAutoHyphens/>
              <w:spacing w:after="200" w:line="276" w:lineRule="auto"/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</w:pP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EX 4 Exceso</w:t>
            </w:r>
            <w:r w:rsidR="001326DE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 en el</w:t>
            </w: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 </w:t>
            </w:r>
            <w:r w:rsidR="00F0388C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límite</w:t>
            </w: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 de miembros</w:t>
            </w:r>
            <w:r w:rsidR="00677DD5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 en el</w:t>
            </w: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 jurado</w:t>
            </w:r>
          </w:p>
          <w:p w14:paraId="0EA33D8D" w14:textId="1C967BC9" w:rsidR="008A607B" w:rsidRDefault="008A607B">
            <w:pPr>
              <w:pStyle w:val="Prrafodelista"/>
              <w:numPr>
                <w:ilvl w:val="0"/>
                <w:numId w:val="13"/>
              </w:numPr>
              <w:suppressAutoHyphens/>
              <w:spacing w:after="200" w:line="276" w:lineRule="auto"/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</w:pP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El sistema muestra el mensaje “</w:t>
            </w:r>
            <w:r w:rsidR="006B3E37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No se puede agregar otro miembro, límite alcanzado</w:t>
            </w:r>
            <w:r w:rsidR="006347D5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.</w:t>
            </w: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”</w:t>
            </w:r>
            <w:r w:rsidR="006B3E37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 Junto con el botón de “Aceptar”.</w:t>
            </w:r>
          </w:p>
          <w:p w14:paraId="089F1F30" w14:textId="14E1891F" w:rsidR="00EF470F" w:rsidRPr="006B3E37" w:rsidRDefault="006347D5" w:rsidP="006B3E37">
            <w:pPr>
              <w:pStyle w:val="Prrafodelista"/>
              <w:numPr>
                <w:ilvl w:val="0"/>
                <w:numId w:val="13"/>
              </w:numPr>
              <w:suppressAutoHyphens/>
              <w:spacing w:after="200" w:line="276" w:lineRule="auto"/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</w:pP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Regresa al paso 4 del flujo normal.</w:t>
            </w:r>
          </w:p>
        </w:tc>
      </w:tr>
      <w:tr w:rsidR="00D2191F" w:rsidRPr="00914E27" w14:paraId="31E4DF1B" w14:textId="77777777" w:rsidTr="002E0798">
        <w:trPr>
          <w:trHeight w:val="348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4821EA81" w14:textId="77777777" w:rsidR="00D2191F" w:rsidRPr="00731113" w:rsidRDefault="00D2191F" w:rsidP="002E0798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Pos</w:t>
            </w:r>
            <w:r>
              <w:rPr>
                <w:rFonts w:cs="Arial"/>
                <w:b/>
                <w:lang w:val="es-ES"/>
              </w:rPr>
              <w:t>t</w:t>
            </w:r>
            <w:r w:rsidRPr="00731113">
              <w:rPr>
                <w:rFonts w:cs="Arial"/>
                <w:b/>
                <w:lang w:val="es-ES"/>
              </w:rPr>
              <w:t>condiciones: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7DBC0A52" w14:textId="6C8D8306" w:rsidR="00D2191F" w:rsidRPr="00731113" w:rsidRDefault="00A77638" w:rsidP="002E0798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POST-1: El jurado creado puede ser visible en la categoría de Jurado</w:t>
            </w:r>
          </w:p>
        </w:tc>
      </w:tr>
      <w:tr w:rsidR="00D2191F" w:rsidRPr="00914E27" w14:paraId="5527C7E0" w14:textId="77777777" w:rsidTr="002E0798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344FD744" w14:textId="77777777" w:rsidR="00D2191F" w:rsidRPr="00731113" w:rsidRDefault="00D2191F" w:rsidP="002E0798">
            <w:pPr>
              <w:rPr>
                <w:rFonts w:cs="Arial"/>
                <w:b/>
                <w:lang w:val="es-ES"/>
              </w:rPr>
            </w:pPr>
            <w:r>
              <w:rPr>
                <w:rFonts w:cs="Arial"/>
                <w:b/>
                <w:lang w:val="es-ES"/>
              </w:rPr>
              <w:t>Reglas de negocio: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495ECE93" w14:textId="0886739A" w:rsidR="00D2191F" w:rsidRDefault="0058384A" w:rsidP="002E0798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RN-1</w:t>
            </w:r>
            <w:r w:rsidR="00A77638">
              <w:rPr>
                <w:rFonts w:cs="Arial"/>
                <w:lang w:val="es-ES"/>
              </w:rPr>
              <w:t>2</w:t>
            </w:r>
          </w:p>
        </w:tc>
      </w:tr>
      <w:tr w:rsidR="00D2191F" w:rsidRPr="005B6FE0" w14:paraId="5363CCE6" w14:textId="77777777" w:rsidTr="002E0798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722BBA7B" w14:textId="77777777" w:rsidR="00D2191F" w:rsidRPr="00731113" w:rsidRDefault="00D2191F" w:rsidP="002E0798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lastRenderedPageBreak/>
              <w:t xml:space="preserve">Incluye: 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129E0649" w14:textId="22E797C3" w:rsidR="00D2191F" w:rsidRPr="005B6FE0" w:rsidRDefault="0040662B" w:rsidP="002E0798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Ninguno</w:t>
            </w:r>
          </w:p>
        </w:tc>
      </w:tr>
      <w:tr w:rsidR="00D2191F" w:rsidRPr="00731113" w14:paraId="1C173FCC" w14:textId="77777777" w:rsidTr="002E0798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36B87E1B" w14:textId="77777777" w:rsidR="00D2191F" w:rsidRPr="00731113" w:rsidRDefault="00D2191F" w:rsidP="002E0798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Extiende: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5ECA9086" w14:textId="7AFB5B86" w:rsidR="00D2191F" w:rsidRPr="00731113" w:rsidRDefault="0071091F" w:rsidP="002E0798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Ninguno</w:t>
            </w:r>
          </w:p>
        </w:tc>
      </w:tr>
    </w:tbl>
    <w:p w14:paraId="002B43E6" w14:textId="2987C0EA" w:rsidR="00D2191F" w:rsidRDefault="00632DFD">
      <w:r w:rsidRPr="00632DFD">
        <w:rPr>
          <w:noProof/>
        </w:rPr>
        <w:drawing>
          <wp:anchor distT="0" distB="0" distL="114300" distR="114300" simplePos="0" relativeHeight="251686912" behindDoc="0" locked="0" layoutInCell="1" allowOverlap="1" wp14:anchorId="68F80D7E" wp14:editId="18B13309">
            <wp:simplePos x="0" y="0"/>
            <wp:positionH relativeFrom="margin">
              <wp:align>center</wp:align>
            </wp:positionH>
            <wp:positionV relativeFrom="paragraph">
              <wp:posOffset>157596</wp:posOffset>
            </wp:positionV>
            <wp:extent cx="4320000" cy="3387600"/>
            <wp:effectExtent l="0" t="0" r="4445" b="3810"/>
            <wp:wrapSquare wrapText="bothSides"/>
            <wp:docPr id="98746442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464429" name="Imagen 1" descr="Interfaz de usuario gráfica, Texto, Aplicación&#10;&#10;Descripción generada automáticamente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38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B1CD26" w14:textId="736B895A" w:rsidR="00632DFD" w:rsidRDefault="00632DFD"/>
    <w:p w14:paraId="367B054E" w14:textId="77777777" w:rsidR="00632DFD" w:rsidRDefault="00632DFD"/>
    <w:p w14:paraId="3953787F" w14:textId="77777777" w:rsidR="00632DFD" w:rsidRDefault="00632DFD"/>
    <w:p w14:paraId="5903D7E0" w14:textId="77777777" w:rsidR="00632DFD" w:rsidRDefault="00632DFD"/>
    <w:p w14:paraId="0103041F" w14:textId="77777777" w:rsidR="00632DFD" w:rsidRDefault="00632DFD"/>
    <w:p w14:paraId="06E9288B" w14:textId="77777777" w:rsidR="00632DFD" w:rsidRDefault="00632DFD"/>
    <w:p w14:paraId="554534AF" w14:textId="77777777" w:rsidR="00632DFD" w:rsidRDefault="00632DFD"/>
    <w:p w14:paraId="1CFFA1FE" w14:textId="77777777" w:rsidR="00632DFD" w:rsidRDefault="00632DFD"/>
    <w:p w14:paraId="234CD55B" w14:textId="77777777" w:rsidR="00632DFD" w:rsidRDefault="00632DFD"/>
    <w:p w14:paraId="39978298" w14:textId="77777777" w:rsidR="00632DFD" w:rsidRDefault="00632DFD"/>
    <w:p w14:paraId="52C71542" w14:textId="77777777" w:rsidR="00632DFD" w:rsidRDefault="00632DFD"/>
    <w:p w14:paraId="76198BEC" w14:textId="77777777" w:rsidR="00632DFD" w:rsidRDefault="00632DFD"/>
    <w:p w14:paraId="73CABA1B" w14:textId="5800872E" w:rsidR="00632DFD" w:rsidRDefault="00810ACE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977E277" wp14:editId="274ED611">
                <wp:simplePos x="0" y="0"/>
                <wp:positionH relativeFrom="margin">
                  <wp:align>center</wp:align>
                </wp:positionH>
                <wp:positionV relativeFrom="paragraph">
                  <wp:posOffset>17780</wp:posOffset>
                </wp:positionV>
                <wp:extent cx="4679950" cy="635"/>
                <wp:effectExtent l="0" t="0" r="6350" b="0"/>
                <wp:wrapSquare wrapText="bothSides"/>
                <wp:docPr id="1863450430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9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F76591" w14:textId="7B884DF3" w:rsidR="00632DFD" w:rsidRPr="00BE7CCD" w:rsidRDefault="00632DFD" w:rsidP="00632DFD">
                            <w:pPr>
                              <w:pStyle w:val="Descripcin"/>
                              <w:jc w:val="center"/>
                            </w:pPr>
                            <w:bookmarkStart w:id="19" w:name="_Toc149829146"/>
                            <w:r>
                              <w:t xml:space="preserve">Ilustración </w:t>
                            </w:r>
                            <w:fldSimple w:instr=" SEQ Ilustración \* ARABIC ">
                              <w:r w:rsidR="00AB3081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>.CU-09</w:t>
                            </w:r>
                            <w:r w:rsidR="00354CF1">
                              <w:t>.1</w:t>
                            </w:r>
                            <w:r>
                              <w:t xml:space="preserve"> Creación de jurado</w:t>
                            </w:r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77E277" id="_x0000_s1033" type="#_x0000_t202" style="position:absolute;margin-left:0;margin-top:1.4pt;width:368.5pt;height:.05pt;z-index:2516889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" stroked="f">
                <v:textbox style="mso-fit-shape-to-text:t" inset="0,0,0,0">
                  <w:txbxContent>
                    <w:p w14:paraId="10F76591" w14:textId="7B884DF3" w:rsidR="00632DFD" w:rsidRPr="00BE7CCD" w:rsidRDefault="00632DFD" w:rsidP="00632DFD">
                      <w:pPr>
                        <w:pStyle w:val="Descripcin"/>
                        <w:jc w:val="center"/>
                      </w:pPr>
                      <w:bookmarkStart w:id="20" w:name="_Toc149829146"/>
                      <w:r>
                        <w:t xml:space="preserve">Ilustración </w:t>
                      </w:r>
                      <w:fldSimple w:instr=" SEQ Ilustración \* ARABIC ">
                        <w:r w:rsidR="00AB3081">
                          <w:rPr>
                            <w:noProof/>
                          </w:rPr>
                          <w:t>14</w:t>
                        </w:r>
                      </w:fldSimple>
                      <w:r>
                        <w:t>.CU-09</w:t>
                      </w:r>
                      <w:r w:rsidR="00354CF1">
                        <w:t>.1</w:t>
                      </w:r>
                      <w:r>
                        <w:t xml:space="preserve"> Creación de jurado</w:t>
                      </w:r>
                      <w:bookmarkEnd w:id="20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073EE38" w14:textId="418CEC97" w:rsidR="00632DFD" w:rsidRDefault="00632DFD">
      <w:r w:rsidRPr="00632DFD">
        <w:rPr>
          <w:noProof/>
        </w:rPr>
        <w:drawing>
          <wp:anchor distT="0" distB="0" distL="114300" distR="114300" simplePos="0" relativeHeight="251689984" behindDoc="1" locked="0" layoutInCell="1" allowOverlap="1" wp14:anchorId="0A5678AB" wp14:editId="02319AD0">
            <wp:simplePos x="0" y="0"/>
            <wp:positionH relativeFrom="margin">
              <wp:align>center</wp:align>
            </wp:positionH>
            <wp:positionV relativeFrom="paragraph">
              <wp:posOffset>11040</wp:posOffset>
            </wp:positionV>
            <wp:extent cx="4320000" cy="3358800"/>
            <wp:effectExtent l="0" t="0" r="4445" b="0"/>
            <wp:wrapTight wrapText="bothSides">
              <wp:wrapPolygon edited="0">
                <wp:start x="0" y="0"/>
                <wp:lineTo x="0" y="21441"/>
                <wp:lineTo x="21527" y="21441"/>
                <wp:lineTo x="21527" y="0"/>
                <wp:lineTo x="0" y="0"/>
              </wp:wrapPolygon>
            </wp:wrapTight>
            <wp:docPr id="79155766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557666" name="Imagen 1" descr="Interfaz de usuario gráfica, Texto, Aplicación&#10;&#10;Descripción generada automáticamente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35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E0F615" w14:textId="66554FC9" w:rsidR="00632DFD" w:rsidRDefault="00632DFD"/>
    <w:p w14:paraId="5E20C70F" w14:textId="77777777" w:rsidR="00632DFD" w:rsidRDefault="00632DFD"/>
    <w:p w14:paraId="456C28F4" w14:textId="77777777" w:rsidR="00632DFD" w:rsidRDefault="00632DFD"/>
    <w:p w14:paraId="05FD01F4" w14:textId="77777777" w:rsidR="00632DFD" w:rsidRDefault="00632DFD"/>
    <w:p w14:paraId="087A6D30" w14:textId="77777777" w:rsidR="00632DFD" w:rsidRDefault="00632DFD"/>
    <w:p w14:paraId="40EEC1CB" w14:textId="77777777" w:rsidR="00632DFD" w:rsidRDefault="00632DFD"/>
    <w:p w14:paraId="2719EE80" w14:textId="77777777" w:rsidR="00632DFD" w:rsidRDefault="00632DFD"/>
    <w:p w14:paraId="1D24ADA3" w14:textId="77777777" w:rsidR="00632DFD" w:rsidRDefault="00632DFD"/>
    <w:p w14:paraId="07B435C1" w14:textId="77777777" w:rsidR="00632DFD" w:rsidRDefault="00632DFD"/>
    <w:p w14:paraId="4A2A2AA3" w14:textId="77777777" w:rsidR="00632DFD" w:rsidRDefault="00632DFD"/>
    <w:p w14:paraId="66197BEE" w14:textId="77777777" w:rsidR="00810ACE" w:rsidRDefault="00810ACE"/>
    <w:p w14:paraId="26A07280" w14:textId="4754A225" w:rsidR="00810ACE" w:rsidRDefault="00810ACE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1BE00B6B" wp14:editId="73ADC692">
                <wp:simplePos x="0" y="0"/>
                <wp:positionH relativeFrom="column">
                  <wp:posOffset>630901</wp:posOffset>
                </wp:positionH>
                <wp:positionV relativeFrom="paragraph">
                  <wp:posOffset>-27420</wp:posOffset>
                </wp:positionV>
                <wp:extent cx="4319905" cy="635"/>
                <wp:effectExtent l="0" t="0" r="4445" b="0"/>
                <wp:wrapSquare wrapText="bothSides"/>
                <wp:docPr id="19509726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99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D28368" w14:textId="4841F7C7" w:rsidR="00632DFD" w:rsidRPr="002A73C2" w:rsidRDefault="00632DFD" w:rsidP="00632DFD">
                            <w:pPr>
                              <w:pStyle w:val="Descripcin"/>
                              <w:jc w:val="center"/>
                            </w:pPr>
                            <w:bookmarkStart w:id="21" w:name="_Toc149829147"/>
                            <w:r>
                              <w:t xml:space="preserve">Ilustración </w:t>
                            </w:r>
                            <w:fldSimple w:instr=" SEQ Ilustración \* ARABIC ">
                              <w:r w:rsidR="00AB3081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t>.CU-09FA2.1 Cancelar creación de jurado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E00B6B" id="_x0000_s1034" type="#_x0000_t202" style="position:absolute;margin-left:49.7pt;margin-top:-2.15pt;width:340.15pt;height:.05pt;z-index:-25162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" stroked="f">
                <v:textbox style="mso-fit-shape-to-text:t" inset="0,0,0,0">
                  <w:txbxContent>
                    <w:p w14:paraId="00D28368" w14:textId="4841F7C7" w:rsidR="00632DFD" w:rsidRPr="002A73C2" w:rsidRDefault="00632DFD" w:rsidP="00632DFD">
                      <w:pPr>
                        <w:pStyle w:val="Descripcin"/>
                        <w:jc w:val="center"/>
                      </w:pPr>
                      <w:bookmarkStart w:id="22" w:name="_Toc149829147"/>
                      <w:r>
                        <w:t xml:space="preserve">Ilustración </w:t>
                      </w:r>
                      <w:fldSimple w:instr=" SEQ Ilustración \* ARABIC ">
                        <w:r w:rsidR="00AB3081">
                          <w:rPr>
                            <w:noProof/>
                          </w:rPr>
                          <w:t>15</w:t>
                        </w:r>
                      </w:fldSimple>
                      <w:r>
                        <w:t>.CU-09FA2.1 Cancelar creación de jurado</w:t>
                      </w:r>
                      <w:bookmarkEnd w:id="22"/>
                    </w:p>
                  </w:txbxContent>
                </v:textbox>
                <w10:wrap type="square"/>
              </v:shape>
            </w:pict>
          </mc:Fallback>
        </mc:AlternateContent>
      </w:r>
      <w:r>
        <w:t xml:space="preserve">   </w:t>
      </w:r>
    </w:p>
    <w:p w14:paraId="07F18041" w14:textId="4A275CE0" w:rsidR="00810ACE" w:rsidRDefault="00810AC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322EB85" wp14:editId="43012099">
                <wp:simplePos x="0" y="0"/>
                <wp:positionH relativeFrom="column">
                  <wp:posOffset>462915</wp:posOffset>
                </wp:positionH>
                <wp:positionV relativeFrom="paragraph">
                  <wp:posOffset>3681730</wp:posOffset>
                </wp:positionV>
                <wp:extent cx="4679950" cy="635"/>
                <wp:effectExtent l="0" t="0" r="0" b="0"/>
                <wp:wrapSquare wrapText="bothSides"/>
                <wp:docPr id="147319249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9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8DB6C1" w14:textId="4A240A6B" w:rsidR="00810ACE" w:rsidRPr="0065346B" w:rsidRDefault="00810ACE" w:rsidP="00810ACE">
                            <w:pPr>
                              <w:pStyle w:val="Descripcin"/>
                              <w:jc w:val="center"/>
                            </w:pPr>
                            <w:bookmarkStart w:id="23" w:name="_Toc149829148"/>
                            <w:r>
                              <w:t xml:space="preserve">Ilustración </w:t>
                            </w:r>
                            <w:fldSimple w:instr=" SEQ Ilustración \* ARABIC ">
                              <w:r w:rsidR="00AB3081"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t>.CU-09EX1 Fallo en la conexión a la base de datos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22EB85" id="_x0000_s1035" type="#_x0000_t202" style="position:absolute;margin-left:36.45pt;margin-top:289.9pt;width:368.5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" stroked="f">
                <v:textbox style="mso-fit-shape-to-text:t" inset="0,0,0,0">
                  <w:txbxContent>
                    <w:p w14:paraId="088DB6C1" w14:textId="4A240A6B" w:rsidR="00810ACE" w:rsidRPr="0065346B" w:rsidRDefault="00810ACE" w:rsidP="00810ACE">
                      <w:pPr>
                        <w:pStyle w:val="Descripcin"/>
                        <w:jc w:val="center"/>
                      </w:pPr>
                      <w:bookmarkStart w:id="24" w:name="_Toc149829148"/>
                      <w:r>
                        <w:t xml:space="preserve">Ilustración </w:t>
                      </w:r>
                      <w:fldSimple w:instr=" SEQ Ilustración \* ARABIC ">
                        <w:r w:rsidR="00AB3081">
                          <w:rPr>
                            <w:noProof/>
                          </w:rPr>
                          <w:t>16</w:t>
                        </w:r>
                      </w:fldSimple>
                      <w:r>
                        <w:t>.CU-09EX1 Fallo en la conexión a la base de datos</w:t>
                      </w:r>
                      <w:bookmarkEnd w:id="24"/>
                    </w:p>
                  </w:txbxContent>
                </v:textbox>
                <w10:wrap type="square"/>
              </v:shape>
            </w:pict>
          </mc:Fallback>
        </mc:AlternateContent>
      </w:r>
      <w:r w:rsidRPr="00810ACE">
        <w:rPr>
          <w:noProof/>
        </w:rPr>
        <w:drawing>
          <wp:anchor distT="0" distB="0" distL="114300" distR="114300" simplePos="0" relativeHeight="251693056" behindDoc="0" locked="0" layoutInCell="1" allowOverlap="1" wp14:anchorId="061D8DA9" wp14:editId="7F696BA9">
            <wp:simplePos x="0" y="0"/>
            <wp:positionH relativeFrom="margin">
              <wp:align>center</wp:align>
            </wp:positionH>
            <wp:positionV relativeFrom="paragraph">
              <wp:posOffset>342</wp:posOffset>
            </wp:positionV>
            <wp:extent cx="4680000" cy="3625200"/>
            <wp:effectExtent l="0" t="0" r="6350" b="0"/>
            <wp:wrapSquare wrapText="bothSides"/>
            <wp:docPr id="210396416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964161" name="Imagen 1" descr="Interfaz de usuario gráfica, Texto, Aplicación&#10;&#10;Descripción generada automáticamente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2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C0B617" w14:textId="7455502B" w:rsidR="00632DFD" w:rsidRDefault="00810ACE">
      <w:r>
        <w:t xml:space="preserve">                                                                                                                                                                   </w:t>
      </w:r>
    </w:p>
    <w:p w14:paraId="585A299B" w14:textId="77777777" w:rsidR="00810ACE" w:rsidRDefault="00810ACE"/>
    <w:p w14:paraId="58C791E1" w14:textId="77777777" w:rsidR="00810ACE" w:rsidRDefault="00810ACE"/>
    <w:p w14:paraId="213FC3B0" w14:textId="77777777" w:rsidR="00810ACE" w:rsidRDefault="00810ACE"/>
    <w:p w14:paraId="6FE2B948" w14:textId="77777777" w:rsidR="00810ACE" w:rsidRDefault="00810ACE"/>
    <w:p w14:paraId="3AD51AE1" w14:textId="77777777" w:rsidR="00810ACE" w:rsidRDefault="00810ACE"/>
    <w:p w14:paraId="5030F546" w14:textId="77777777" w:rsidR="00810ACE" w:rsidRDefault="00810ACE"/>
    <w:p w14:paraId="4FECBF51" w14:textId="77777777" w:rsidR="00810ACE" w:rsidRDefault="00810ACE"/>
    <w:p w14:paraId="32815AA5" w14:textId="77777777" w:rsidR="00810ACE" w:rsidRDefault="00810ACE"/>
    <w:p w14:paraId="55468220" w14:textId="77777777" w:rsidR="00810ACE" w:rsidRDefault="00810ACE"/>
    <w:p w14:paraId="1097DBAE" w14:textId="77777777" w:rsidR="00810ACE" w:rsidRDefault="00810ACE"/>
    <w:p w14:paraId="4388073B" w14:textId="77777777" w:rsidR="00810ACE" w:rsidRDefault="00810ACE"/>
    <w:p w14:paraId="538AF9E1" w14:textId="77777777" w:rsidR="00810ACE" w:rsidRDefault="00810ACE"/>
    <w:p w14:paraId="60B688B5" w14:textId="62B0580E" w:rsidR="00810ACE" w:rsidRDefault="00810ACE">
      <w:r w:rsidRPr="00810ACE">
        <w:rPr>
          <w:noProof/>
        </w:rPr>
        <w:drawing>
          <wp:anchor distT="0" distB="0" distL="114300" distR="114300" simplePos="0" relativeHeight="251694080" behindDoc="0" locked="0" layoutInCell="1" allowOverlap="1" wp14:anchorId="1D8106F8" wp14:editId="3D5A8323">
            <wp:simplePos x="0" y="0"/>
            <wp:positionH relativeFrom="margin">
              <wp:align>center</wp:align>
            </wp:positionH>
            <wp:positionV relativeFrom="paragraph">
              <wp:posOffset>13188</wp:posOffset>
            </wp:positionV>
            <wp:extent cx="4680000" cy="3628800"/>
            <wp:effectExtent l="0" t="0" r="6350" b="0"/>
            <wp:wrapSquare wrapText="bothSides"/>
            <wp:docPr id="108468824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688243" name="Imagen 1" descr="Interfaz de usuario gráfica, Aplicación&#10;&#10;Descripción generada automáticamente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1AF614" w14:textId="0B62BC97" w:rsidR="00810ACE" w:rsidRDefault="00810ACE"/>
    <w:p w14:paraId="024DF574" w14:textId="77777777" w:rsidR="00810ACE" w:rsidRDefault="00810ACE"/>
    <w:p w14:paraId="149139B7" w14:textId="77777777" w:rsidR="00810ACE" w:rsidRDefault="00810ACE"/>
    <w:p w14:paraId="504B5E48" w14:textId="77777777" w:rsidR="00810ACE" w:rsidRDefault="00810ACE"/>
    <w:p w14:paraId="456D2A58" w14:textId="77777777" w:rsidR="00810ACE" w:rsidRDefault="00810ACE"/>
    <w:p w14:paraId="40F71E26" w14:textId="77777777" w:rsidR="00810ACE" w:rsidRDefault="00810ACE"/>
    <w:p w14:paraId="05E761AC" w14:textId="77777777" w:rsidR="00810ACE" w:rsidRDefault="00810ACE"/>
    <w:p w14:paraId="7F956DA0" w14:textId="77777777" w:rsidR="00810ACE" w:rsidRDefault="00810ACE"/>
    <w:p w14:paraId="45C60B62" w14:textId="77777777" w:rsidR="00810ACE" w:rsidRDefault="00810ACE"/>
    <w:p w14:paraId="3DC48C37" w14:textId="77777777" w:rsidR="00810ACE" w:rsidRDefault="00810ACE"/>
    <w:p w14:paraId="2149B856" w14:textId="77777777" w:rsidR="00810ACE" w:rsidRDefault="00810ACE"/>
    <w:p w14:paraId="18153326" w14:textId="77777777" w:rsidR="00810ACE" w:rsidRDefault="00810ACE"/>
    <w:p w14:paraId="474A00C0" w14:textId="222F0766" w:rsidR="00810ACE" w:rsidRDefault="00810ACE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8D2EB6F" wp14:editId="013BA6A1">
                <wp:simplePos x="0" y="0"/>
                <wp:positionH relativeFrom="margin">
                  <wp:align>center</wp:align>
                </wp:positionH>
                <wp:positionV relativeFrom="paragraph">
                  <wp:posOffset>20418</wp:posOffset>
                </wp:positionV>
                <wp:extent cx="4679950" cy="635"/>
                <wp:effectExtent l="0" t="0" r="6350" b="0"/>
                <wp:wrapSquare wrapText="bothSides"/>
                <wp:docPr id="2044607036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9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C488C5" w14:textId="5F1D982B" w:rsidR="00810ACE" w:rsidRPr="00BB57E5" w:rsidRDefault="00810ACE" w:rsidP="00810ACE">
                            <w:pPr>
                              <w:pStyle w:val="Descripcin"/>
                              <w:jc w:val="center"/>
                            </w:pPr>
                            <w:bookmarkStart w:id="25" w:name="_Toc149829149"/>
                            <w:r>
                              <w:t xml:space="preserve">Ilustración </w:t>
                            </w:r>
                            <w:fldSimple w:instr=" SEQ Ilustración \* ARABIC ">
                              <w:r w:rsidR="00AB3081"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  <w:r>
                              <w:t>.CU-09EX2 Campos vacíos</w:t>
                            </w:r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D2EB6F" id="_x0000_s1036" type="#_x0000_t202" style="position:absolute;margin-left:0;margin-top:1.6pt;width:368.5pt;height:.05pt;z-index:2516981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" stroked="f">
                <v:textbox style="mso-fit-shape-to-text:t" inset="0,0,0,0">
                  <w:txbxContent>
                    <w:p w14:paraId="14C488C5" w14:textId="5F1D982B" w:rsidR="00810ACE" w:rsidRPr="00BB57E5" w:rsidRDefault="00810ACE" w:rsidP="00810ACE">
                      <w:pPr>
                        <w:pStyle w:val="Descripcin"/>
                        <w:jc w:val="center"/>
                      </w:pPr>
                      <w:bookmarkStart w:id="26" w:name="_Toc149829149"/>
                      <w:r>
                        <w:t xml:space="preserve">Ilustración </w:t>
                      </w:r>
                      <w:fldSimple w:instr=" SEQ Ilustración \* ARABIC ">
                        <w:r w:rsidR="00AB3081">
                          <w:rPr>
                            <w:noProof/>
                          </w:rPr>
                          <w:t>17</w:t>
                        </w:r>
                      </w:fldSimple>
                      <w:r>
                        <w:t>.CU-09EX2 Campos vacíos</w:t>
                      </w:r>
                      <w:bookmarkEnd w:id="26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6C0639C" w14:textId="77777777" w:rsidR="00810ACE" w:rsidRDefault="00810ACE"/>
    <w:p w14:paraId="4AEA9B13" w14:textId="556651D4" w:rsidR="00810ACE" w:rsidRDefault="001326D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15E0689" wp14:editId="7F255E4A">
                <wp:simplePos x="0" y="0"/>
                <wp:positionH relativeFrom="column">
                  <wp:posOffset>462915</wp:posOffset>
                </wp:positionH>
                <wp:positionV relativeFrom="paragraph">
                  <wp:posOffset>3710940</wp:posOffset>
                </wp:positionV>
                <wp:extent cx="4679950" cy="635"/>
                <wp:effectExtent l="0" t="0" r="0" b="0"/>
                <wp:wrapSquare wrapText="bothSides"/>
                <wp:docPr id="136308718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9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B7AB65" w14:textId="586406A3" w:rsidR="001326DE" w:rsidRPr="0017403A" w:rsidRDefault="001326DE" w:rsidP="001326DE">
                            <w:pPr>
                              <w:pStyle w:val="Descripcin"/>
                              <w:jc w:val="center"/>
                            </w:pPr>
                            <w:bookmarkStart w:id="27" w:name="_Toc149829150"/>
                            <w:r>
                              <w:t xml:space="preserve">Ilustración </w:t>
                            </w:r>
                            <w:fldSimple w:instr=" SEQ Ilustración \* ARABIC ">
                              <w:r w:rsidR="00AB3081"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>
                              <w:t>.CU-09EX3 Miembro no encontrado en la base de datos</w:t>
                            </w:r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5E0689" id="_x0000_s1037" type="#_x0000_t202" style="position:absolute;margin-left:36.45pt;margin-top:292.2pt;width:368.5pt;height: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" stroked="f">
                <v:textbox style="mso-fit-shape-to-text:t" inset="0,0,0,0">
                  <w:txbxContent>
                    <w:p w14:paraId="0EB7AB65" w14:textId="586406A3" w:rsidR="001326DE" w:rsidRPr="0017403A" w:rsidRDefault="001326DE" w:rsidP="001326DE">
                      <w:pPr>
                        <w:pStyle w:val="Descripcin"/>
                        <w:jc w:val="center"/>
                      </w:pPr>
                      <w:bookmarkStart w:id="28" w:name="_Toc149829150"/>
                      <w:r>
                        <w:t xml:space="preserve">Ilustración </w:t>
                      </w:r>
                      <w:fldSimple w:instr=" SEQ Ilustración \* ARABIC ">
                        <w:r w:rsidR="00AB3081">
                          <w:rPr>
                            <w:noProof/>
                          </w:rPr>
                          <w:t>18</w:t>
                        </w:r>
                      </w:fldSimple>
                      <w:r>
                        <w:t>.CU-09EX3 Miembro no encontrado en la base de datos</w:t>
                      </w:r>
                      <w:bookmarkEnd w:id="28"/>
                    </w:p>
                  </w:txbxContent>
                </v:textbox>
                <w10:wrap type="square"/>
              </v:shape>
            </w:pict>
          </mc:Fallback>
        </mc:AlternateContent>
      </w:r>
      <w:r w:rsidRPr="001326DE">
        <w:rPr>
          <w:noProof/>
        </w:rPr>
        <w:drawing>
          <wp:anchor distT="0" distB="0" distL="114300" distR="114300" simplePos="0" relativeHeight="251699200" behindDoc="0" locked="0" layoutInCell="1" allowOverlap="1" wp14:anchorId="44E5BEAA" wp14:editId="41DA6B5D">
            <wp:simplePos x="0" y="0"/>
            <wp:positionH relativeFrom="margin">
              <wp:align>center</wp:align>
            </wp:positionH>
            <wp:positionV relativeFrom="paragraph">
              <wp:posOffset>391</wp:posOffset>
            </wp:positionV>
            <wp:extent cx="4680000" cy="3654000"/>
            <wp:effectExtent l="0" t="0" r="6350" b="3810"/>
            <wp:wrapSquare wrapText="bothSides"/>
            <wp:docPr id="1878932454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932454" name="Imagen 1" descr="Interfaz de usuario gráfica, Texto&#10;&#10;Descripción generada automáticamente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5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C04BF6" w14:textId="77777777" w:rsidR="001326DE" w:rsidRDefault="001326DE"/>
    <w:p w14:paraId="78CAE1E2" w14:textId="0C10DDE0" w:rsidR="001326DE" w:rsidRDefault="001326DE"/>
    <w:p w14:paraId="6E9D4F87" w14:textId="77777777" w:rsidR="001326DE" w:rsidRDefault="001326DE"/>
    <w:p w14:paraId="52116099" w14:textId="6C9408BF" w:rsidR="001326DE" w:rsidRDefault="001326DE"/>
    <w:p w14:paraId="299DD23F" w14:textId="3B6DC337" w:rsidR="001326DE" w:rsidRDefault="001326DE"/>
    <w:p w14:paraId="1BE766A6" w14:textId="2392E02A" w:rsidR="001326DE" w:rsidRDefault="001326DE"/>
    <w:p w14:paraId="64C2C5C6" w14:textId="4283F2BF" w:rsidR="001326DE" w:rsidRDefault="001326DE"/>
    <w:p w14:paraId="38948F67" w14:textId="77777777" w:rsidR="001326DE" w:rsidRDefault="001326DE"/>
    <w:p w14:paraId="6E992D9E" w14:textId="4B915277" w:rsidR="001326DE" w:rsidRDefault="001326DE"/>
    <w:p w14:paraId="65D37406" w14:textId="0B533661" w:rsidR="001326DE" w:rsidRDefault="001326DE"/>
    <w:p w14:paraId="155BC3CF" w14:textId="627CC821" w:rsidR="001326DE" w:rsidRDefault="001326DE"/>
    <w:p w14:paraId="7BC58A33" w14:textId="42049A0D" w:rsidR="001326DE" w:rsidRDefault="001326DE"/>
    <w:p w14:paraId="7EEA2F6F" w14:textId="198EF23B" w:rsidR="001326DE" w:rsidRDefault="001326DE"/>
    <w:p w14:paraId="74BF822A" w14:textId="1BECC7E7" w:rsidR="001326DE" w:rsidRDefault="001326DE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5BDBBB6" wp14:editId="03CD488D">
                <wp:simplePos x="0" y="0"/>
                <wp:positionH relativeFrom="column">
                  <wp:posOffset>462915</wp:posOffset>
                </wp:positionH>
                <wp:positionV relativeFrom="paragraph">
                  <wp:posOffset>3702050</wp:posOffset>
                </wp:positionV>
                <wp:extent cx="4679950" cy="635"/>
                <wp:effectExtent l="0" t="0" r="0" b="0"/>
                <wp:wrapSquare wrapText="bothSides"/>
                <wp:docPr id="1228230895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9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E98206" w14:textId="5C9BCC65" w:rsidR="001326DE" w:rsidRPr="006F65DF" w:rsidRDefault="001326DE" w:rsidP="001326DE">
                            <w:pPr>
                              <w:pStyle w:val="Descripcin"/>
                              <w:jc w:val="center"/>
                            </w:pPr>
                            <w:bookmarkStart w:id="29" w:name="_Toc149829151"/>
                            <w:r>
                              <w:t xml:space="preserve">Ilustración </w:t>
                            </w:r>
                            <w:fldSimple w:instr=" SEQ Ilustración \* ARABIC ">
                              <w:r w:rsidR="00AB3081">
                                <w:rPr>
                                  <w:noProof/>
                                </w:rPr>
                                <w:t>19</w:t>
                              </w:r>
                            </w:fldSimple>
                            <w:r>
                              <w:t>.CU-09EX4 Exceso en el límite de miembros en el jurado</w:t>
                            </w:r>
                            <w:bookmarkEnd w:id="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BDBBB6" id="_x0000_s1038" type="#_x0000_t202" style="position:absolute;margin-left:36.45pt;margin-top:291.5pt;width:368.5pt;height: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" stroked="f">
                <v:textbox style="mso-fit-shape-to-text:t" inset="0,0,0,0">
                  <w:txbxContent>
                    <w:p w14:paraId="1EE98206" w14:textId="5C9BCC65" w:rsidR="001326DE" w:rsidRPr="006F65DF" w:rsidRDefault="001326DE" w:rsidP="001326DE">
                      <w:pPr>
                        <w:pStyle w:val="Descripcin"/>
                        <w:jc w:val="center"/>
                      </w:pPr>
                      <w:bookmarkStart w:id="30" w:name="_Toc149829151"/>
                      <w:r>
                        <w:t xml:space="preserve">Ilustración </w:t>
                      </w:r>
                      <w:fldSimple w:instr=" SEQ Ilustración \* ARABIC ">
                        <w:r w:rsidR="00AB3081">
                          <w:rPr>
                            <w:noProof/>
                          </w:rPr>
                          <w:t>19</w:t>
                        </w:r>
                      </w:fldSimple>
                      <w:r>
                        <w:t>.CU-09EX4 Exceso en el límite de miembros en el jurado</w:t>
                      </w:r>
                      <w:bookmarkEnd w:id="30"/>
                    </w:p>
                  </w:txbxContent>
                </v:textbox>
                <w10:wrap type="square"/>
              </v:shape>
            </w:pict>
          </mc:Fallback>
        </mc:AlternateContent>
      </w:r>
      <w:r w:rsidRPr="001326DE">
        <w:rPr>
          <w:noProof/>
        </w:rPr>
        <w:drawing>
          <wp:anchor distT="0" distB="0" distL="114300" distR="114300" simplePos="0" relativeHeight="251700224" behindDoc="0" locked="0" layoutInCell="1" allowOverlap="1" wp14:anchorId="7E945636" wp14:editId="7DC0041C">
            <wp:simplePos x="0" y="0"/>
            <wp:positionH relativeFrom="margin">
              <wp:align>center</wp:align>
            </wp:positionH>
            <wp:positionV relativeFrom="paragraph">
              <wp:posOffset>13238</wp:posOffset>
            </wp:positionV>
            <wp:extent cx="4680000" cy="3632400"/>
            <wp:effectExtent l="0" t="0" r="6350" b="6350"/>
            <wp:wrapSquare wrapText="bothSides"/>
            <wp:docPr id="170500855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008559" name="Imagen 1" descr="Interfaz de usuario gráfica, Texto, Aplicación&#10;&#10;Descripción generada automáticamente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3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DBC321" w14:textId="5166971C" w:rsidR="001326DE" w:rsidRDefault="001326DE"/>
    <w:p w14:paraId="28176761" w14:textId="77777777" w:rsidR="001326DE" w:rsidRDefault="001326DE"/>
    <w:p w14:paraId="1AD59858" w14:textId="52E990FD" w:rsidR="001326DE" w:rsidRDefault="001326DE"/>
    <w:p w14:paraId="76463488" w14:textId="77777777" w:rsidR="001326DE" w:rsidRDefault="001326DE"/>
    <w:p w14:paraId="66729755" w14:textId="77777777" w:rsidR="001326DE" w:rsidRDefault="001326DE"/>
    <w:p w14:paraId="7647822E" w14:textId="77777777" w:rsidR="001326DE" w:rsidRDefault="001326DE"/>
    <w:p w14:paraId="0A7DDE7C" w14:textId="77777777" w:rsidR="001326DE" w:rsidRDefault="001326DE"/>
    <w:p w14:paraId="67266DFF" w14:textId="77777777" w:rsidR="001326DE" w:rsidRDefault="001326DE"/>
    <w:p w14:paraId="400F5ABA" w14:textId="77777777" w:rsidR="001326DE" w:rsidRDefault="001326DE"/>
    <w:p w14:paraId="48AA31AD" w14:textId="77777777" w:rsidR="001326DE" w:rsidRDefault="001326DE"/>
    <w:p w14:paraId="7A2712DC" w14:textId="77777777" w:rsidR="001326DE" w:rsidRDefault="001326DE"/>
    <w:p w14:paraId="7B5E0506" w14:textId="77777777" w:rsidR="001326DE" w:rsidRDefault="001326DE"/>
    <w:p w14:paraId="381782F1" w14:textId="77777777" w:rsidR="001326DE" w:rsidRDefault="001326DE"/>
    <w:p w14:paraId="5284249E" w14:textId="77777777" w:rsidR="001326DE" w:rsidRDefault="001326DE"/>
    <w:tbl>
      <w:tblPr>
        <w:tblW w:w="4923" w:type="pct"/>
        <w:tblLook w:val="04A0" w:firstRow="1" w:lastRow="0" w:firstColumn="1" w:lastColumn="0" w:noHBand="0" w:noVBand="1"/>
      </w:tblPr>
      <w:tblGrid>
        <w:gridCol w:w="1782"/>
        <w:gridCol w:w="6900"/>
      </w:tblGrid>
      <w:tr w:rsidR="002A1BD8" w:rsidRPr="005B6FE0" w14:paraId="21C5C0FC" w14:textId="77777777" w:rsidTr="00BF403D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79F324FC" w14:textId="77777777" w:rsidR="002A1BD8" w:rsidRPr="00731113" w:rsidRDefault="002A1BD8" w:rsidP="00BF403D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lastRenderedPageBreak/>
              <w:t>ID: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7FDECF5B" w14:textId="3CEB61B1" w:rsidR="002A1BD8" w:rsidRPr="005B6FE0" w:rsidRDefault="002A1BD8" w:rsidP="00BF403D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CU-</w:t>
            </w:r>
            <w:r w:rsidR="0053651C">
              <w:rPr>
                <w:rFonts w:cs="Arial"/>
                <w:lang w:val="es-ES"/>
              </w:rPr>
              <w:t>10</w:t>
            </w:r>
          </w:p>
        </w:tc>
      </w:tr>
      <w:tr w:rsidR="002A1BD8" w:rsidRPr="00731113" w14:paraId="11453338" w14:textId="77777777" w:rsidTr="00BF403D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3A893ED1" w14:textId="77777777" w:rsidR="002A1BD8" w:rsidRPr="00731113" w:rsidRDefault="002A1BD8" w:rsidP="00BF403D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Nombre: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3E3BA567" w14:textId="32EE77DA" w:rsidR="002A1BD8" w:rsidRPr="00731113" w:rsidRDefault="002A1BD8" w:rsidP="00BF403D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Editar Jurado</w:t>
            </w:r>
          </w:p>
        </w:tc>
      </w:tr>
      <w:tr w:rsidR="002A1BD8" w:rsidRPr="00731113" w14:paraId="286B7BD5" w14:textId="77777777" w:rsidTr="00BF403D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26CA93CF" w14:textId="77777777" w:rsidR="002A1BD8" w:rsidRPr="00731113" w:rsidRDefault="002A1BD8" w:rsidP="00BF403D">
            <w:pPr>
              <w:rPr>
                <w:rFonts w:cs="Arial"/>
                <w:b/>
                <w:lang w:val="es-ES"/>
              </w:rPr>
            </w:pPr>
            <w:r>
              <w:rPr>
                <w:rFonts w:cs="Arial"/>
                <w:b/>
                <w:lang w:val="es-ES"/>
              </w:rPr>
              <w:t>Responsable: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449522F9" w14:textId="215108E7" w:rsidR="002A1BD8" w:rsidRPr="00731113" w:rsidRDefault="002A1BD8" w:rsidP="00BF403D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Christopher Vasquez Zapata</w:t>
            </w:r>
          </w:p>
        </w:tc>
      </w:tr>
      <w:tr w:rsidR="002A1BD8" w:rsidRPr="00731113" w14:paraId="4596CA2C" w14:textId="77777777" w:rsidTr="00BF403D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3E7A57E5" w14:textId="77777777" w:rsidR="002A1BD8" w:rsidRPr="00731113" w:rsidRDefault="002A1BD8" w:rsidP="00BF403D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Fecha de actualización: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768ACAE6" w14:textId="4F052349" w:rsidR="002A1BD8" w:rsidRPr="00731113" w:rsidRDefault="002A1BD8" w:rsidP="00BF403D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28-10-2023</w:t>
            </w:r>
          </w:p>
        </w:tc>
      </w:tr>
      <w:tr w:rsidR="002A1BD8" w:rsidRPr="00914E27" w14:paraId="5F6A4C1A" w14:textId="77777777" w:rsidTr="00BF403D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44D6D420" w14:textId="77777777" w:rsidR="002A1BD8" w:rsidRPr="00731113" w:rsidRDefault="002A1BD8" w:rsidP="00BF403D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Descripción: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009496D0" w14:textId="2BEA2552" w:rsidR="002A1BD8" w:rsidRPr="00731113" w:rsidRDefault="002A1BD8" w:rsidP="00BF403D">
            <w:pPr>
              <w:jc w:val="both"/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 xml:space="preserve">El apoyo administrativo </w:t>
            </w:r>
            <w:r w:rsidR="00241618">
              <w:rPr>
                <w:rFonts w:cs="Arial"/>
                <w:lang w:val="es-ES"/>
              </w:rPr>
              <w:t>edita el Jurado de su elección</w:t>
            </w:r>
          </w:p>
        </w:tc>
      </w:tr>
      <w:tr w:rsidR="002A1BD8" w:rsidRPr="00731113" w14:paraId="0B87DB30" w14:textId="77777777" w:rsidTr="00BF403D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0BF67789" w14:textId="77777777" w:rsidR="002A1BD8" w:rsidRPr="00731113" w:rsidRDefault="002A1BD8" w:rsidP="00BF403D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Actor(es):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09548BE7" w14:textId="4BDBB8E3" w:rsidR="002A1BD8" w:rsidRDefault="002A1BD8" w:rsidP="00BF403D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AC-</w:t>
            </w:r>
            <w:r w:rsidR="00E362D5">
              <w:rPr>
                <w:rFonts w:cs="Arial"/>
                <w:lang w:val="es-ES"/>
              </w:rPr>
              <w:t xml:space="preserve">1 </w:t>
            </w:r>
            <w:r w:rsidR="00241618">
              <w:rPr>
                <w:rFonts w:cs="Arial"/>
                <w:lang w:val="es-ES"/>
              </w:rPr>
              <w:t>Apoyo administrativo</w:t>
            </w:r>
          </w:p>
        </w:tc>
      </w:tr>
      <w:tr w:rsidR="002A1BD8" w:rsidRPr="00914E27" w14:paraId="04CF52DA" w14:textId="77777777" w:rsidTr="00BF403D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75F071BD" w14:textId="77777777" w:rsidR="002A1BD8" w:rsidRPr="00731113" w:rsidRDefault="002A1BD8" w:rsidP="00BF403D">
            <w:pPr>
              <w:rPr>
                <w:rFonts w:cs="Arial"/>
                <w:b/>
                <w:lang w:val="es-ES"/>
              </w:rPr>
            </w:pPr>
            <w:r>
              <w:rPr>
                <w:rFonts w:cs="Arial"/>
                <w:b/>
                <w:lang w:val="es-ES"/>
              </w:rPr>
              <w:t>Disparador: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4484D6F" w14:textId="498DE3AD" w:rsidR="002A1BD8" w:rsidRPr="00731113" w:rsidRDefault="009D3DAC" w:rsidP="00BF403D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El apoyo administrativo</w:t>
            </w:r>
            <w:r w:rsidR="001332EE">
              <w:rPr>
                <w:rFonts w:cs="Arial"/>
                <w:lang w:val="es-ES"/>
              </w:rPr>
              <w:t xml:space="preserve"> </w:t>
            </w:r>
            <w:r w:rsidR="00C5295A">
              <w:rPr>
                <w:rFonts w:cs="Arial"/>
                <w:lang w:val="es-ES"/>
              </w:rPr>
              <w:t xml:space="preserve">selecciona uno de los jurados creados y da </w:t>
            </w:r>
            <w:proofErr w:type="gramStart"/>
            <w:r w:rsidR="00C5295A">
              <w:rPr>
                <w:rFonts w:cs="Arial"/>
                <w:lang w:val="es-ES"/>
              </w:rPr>
              <w:t>click</w:t>
            </w:r>
            <w:proofErr w:type="gramEnd"/>
            <w:r w:rsidR="00C5295A">
              <w:rPr>
                <w:rFonts w:cs="Arial"/>
                <w:lang w:val="es-ES"/>
              </w:rPr>
              <w:t xml:space="preserve"> en el botón “Editar”</w:t>
            </w:r>
          </w:p>
        </w:tc>
      </w:tr>
      <w:tr w:rsidR="002A1BD8" w:rsidRPr="002874B0" w14:paraId="54558CFC" w14:textId="77777777" w:rsidTr="00BF403D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20AA192A" w14:textId="77777777" w:rsidR="002A1BD8" w:rsidRPr="00731113" w:rsidRDefault="002A1BD8" w:rsidP="00BF403D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Precondiciones: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4D9D88E" w14:textId="7DCCF12B" w:rsidR="002A1BD8" w:rsidRPr="00731113" w:rsidRDefault="002A1BD8" w:rsidP="00BF403D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 xml:space="preserve">PRE-1 </w:t>
            </w:r>
            <w:r w:rsidR="00A361EE">
              <w:rPr>
                <w:rFonts w:cs="Arial"/>
                <w:lang w:val="es-ES"/>
              </w:rPr>
              <w:t>Debe haber un jurado creado y accesible en la categoría de Jurado</w:t>
            </w:r>
          </w:p>
        </w:tc>
      </w:tr>
      <w:tr w:rsidR="002A1BD8" w:rsidRPr="00914E27" w14:paraId="3A504A74" w14:textId="77777777" w:rsidTr="00BF403D">
        <w:trPr>
          <w:trHeight w:val="2065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710E91BC" w14:textId="77777777" w:rsidR="002A1BD8" w:rsidRPr="00731113" w:rsidRDefault="002A1BD8" w:rsidP="00BF403D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Flujo Normal: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5F19DB2C" w14:textId="719EDA6C" w:rsidR="00B76E79" w:rsidRDefault="00B76E79">
            <w:pPr>
              <w:pStyle w:val="Prrafodelista"/>
              <w:numPr>
                <w:ilvl w:val="0"/>
                <w:numId w:val="14"/>
              </w:numPr>
              <w:rPr>
                <w:lang w:val="es-ES"/>
              </w:rPr>
            </w:pPr>
            <w:r>
              <w:rPr>
                <w:lang w:val="es-ES"/>
              </w:rPr>
              <w:t xml:space="preserve">El sistema despliega una ventana </w:t>
            </w:r>
            <w:r w:rsidR="00E85518">
              <w:rPr>
                <w:lang w:val="es-ES"/>
              </w:rPr>
              <w:t xml:space="preserve">emergente </w:t>
            </w:r>
            <w:r>
              <w:rPr>
                <w:lang w:val="es-ES"/>
              </w:rPr>
              <w:t xml:space="preserve">donde se </w:t>
            </w:r>
            <w:r w:rsidR="00CA33EA">
              <w:rPr>
                <w:lang w:val="es-ES"/>
              </w:rPr>
              <w:t>solicitan y muest</w:t>
            </w:r>
            <w:r w:rsidR="00391916">
              <w:rPr>
                <w:lang w:val="es-ES"/>
              </w:rPr>
              <w:t>ran</w:t>
            </w:r>
            <w:r>
              <w:rPr>
                <w:lang w:val="es-ES"/>
              </w:rPr>
              <w:t xml:space="preserve"> los campos</w:t>
            </w:r>
            <w:r w:rsidR="00391916">
              <w:rPr>
                <w:lang w:val="es-ES"/>
              </w:rPr>
              <w:t xml:space="preserve"> juntos con los datos del jurado creado</w:t>
            </w:r>
            <w:r>
              <w:rPr>
                <w:lang w:val="es-ES"/>
              </w:rPr>
              <w:t xml:space="preserve">: Nombre jurado, descripción, no. </w:t>
            </w:r>
            <w:r w:rsidR="00810ACE">
              <w:rPr>
                <w:lang w:val="es-ES"/>
              </w:rPr>
              <w:t>M</w:t>
            </w:r>
            <w:r>
              <w:rPr>
                <w:lang w:val="es-ES"/>
              </w:rPr>
              <w:t>iembros, nombre del miembro</w:t>
            </w:r>
            <w:r w:rsidR="00AB6C68">
              <w:rPr>
                <w:lang w:val="es-ES"/>
              </w:rPr>
              <w:t xml:space="preserve"> (el cual desplegará los nombres de las personas registradas en la base de datos con las coincidencias ingresadas)</w:t>
            </w:r>
            <w:r>
              <w:rPr>
                <w:lang w:val="es-ES"/>
              </w:rPr>
              <w:t>. En la parte inferior se muestran los miembros actuales del jurado junto con un símbolo de “</w:t>
            </w:r>
            <w:r w:rsidR="00AB6C68">
              <w:rPr>
                <w:lang w:val="es-ES"/>
              </w:rPr>
              <w:t>-</w:t>
            </w:r>
            <w:r>
              <w:rPr>
                <w:lang w:val="es-ES"/>
              </w:rPr>
              <w:t>” para eliminarlo del jurado, en la parte inferior derecha de la ventana se muestra el botón de “Aceptar”, “Cancelar”.</w:t>
            </w:r>
          </w:p>
          <w:p w14:paraId="5032471D" w14:textId="2D38A2A3" w:rsidR="009E7BF4" w:rsidRDefault="009E7BF4">
            <w:pPr>
              <w:pStyle w:val="Prrafodelista"/>
              <w:numPr>
                <w:ilvl w:val="0"/>
                <w:numId w:val="14"/>
              </w:numPr>
              <w:rPr>
                <w:lang w:val="es-ES"/>
              </w:rPr>
            </w:pPr>
            <w:r>
              <w:rPr>
                <w:lang w:val="es-ES"/>
              </w:rPr>
              <w:t xml:space="preserve">El apoyo administrativo modifica los campos y miembros </w:t>
            </w:r>
            <w:r w:rsidR="001B5E46">
              <w:rPr>
                <w:lang w:val="es-ES"/>
              </w:rPr>
              <w:t xml:space="preserve">ingresados </w:t>
            </w:r>
            <w:r>
              <w:rPr>
                <w:lang w:val="es-ES"/>
              </w:rPr>
              <w:t xml:space="preserve">y da </w:t>
            </w:r>
            <w:proofErr w:type="gramStart"/>
            <w:r>
              <w:rPr>
                <w:lang w:val="es-ES"/>
              </w:rPr>
              <w:t>click</w:t>
            </w:r>
            <w:proofErr w:type="gramEnd"/>
            <w:r>
              <w:rPr>
                <w:lang w:val="es-ES"/>
              </w:rPr>
              <w:t xml:space="preserve"> en “Aceptar”. </w:t>
            </w:r>
            <w:r w:rsidRPr="006F2B33">
              <w:rPr>
                <w:highlight w:val="yellow"/>
                <w:lang w:val="es-ES"/>
              </w:rPr>
              <w:t>(Ver FA 4.1</w:t>
            </w:r>
            <w:r>
              <w:rPr>
                <w:highlight w:val="yellow"/>
                <w:lang w:val="es-ES"/>
              </w:rPr>
              <w:t>, EX 3, EX 4</w:t>
            </w:r>
            <w:r w:rsidRPr="006F2B33">
              <w:rPr>
                <w:highlight w:val="yellow"/>
                <w:lang w:val="es-ES"/>
              </w:rPr>
              <w:t>)</w:t>
            </w:r>
          </w:p>
          <w:p w14:paraId="2E043578" w14:textId="16F4B2ED" w:rsidR="001B5E46" w:rsidRDefault="001B5E46">
            <w:pPr>
              <w:pStyle w:val="Prrafodelista"/>
              <w:numPr>
                <w:ilvl w:val="0"/>
                <w:numId w:val="14"/>
              </w:numPr>
              <w:rPr>
                <w:lang w:val="es-ES"/>
              </w:rPr>
            </w:pPr>
            <w:r>
              <w:rPr>
                <w:lang w:val="es-ES"/>
              </w:rPr>
              <w:t xml:space="preserve">El sistema válida los datos y actualiza el jurado. </w:t>
            </w:r>
            <w:r w:rsidRPr="00F92B21">
              <w:rPr>
                <w:highlight w:val="yellow"/>
                <w:lang w:val="es-ES"/>
              </w:rPr>
              <w:t>(Ver EX1, EX2)</w:t>
            </w:r>
          </w:p>
          <w:p w14:paraId="3E541256" w14:textId="0B111F0A" w:rsidR="00B76E79" w:rsidRPr="00930664" w:rsidRDefault="001B5E46">
            <w:pPr>
              <w:pStyle w:val="Prrafodelista"/>
              <w:numPr>
                <w:ilvl w:val="0"/>
                <w:numId w:val="14"/>
              </w:numPr>
              <w:spacing w:after="0" w:line="276" w:lineRule="auto"/>
              <w:rPr>
                <w:lang w:val="es-ES"/>
              </w:rPr>
            </w:pPr>
            <w:r>
              <w:rPr>
                <w:lang w:val="es-ES"/>
              </w:rPr>
              <w:t>Termina el caso de uso.</w:t>
            </w:r>
          </w:p>
        </w:tc>
      </w:tr>
      <w:tr w:rsidR="002A1BD8" w:rsidRPr="00914E27" w14:paraId="2E23431C" w14:textId="77777777" w:rsidTr="00BF403D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35451C7B" w14:textId="77777777" w:rsidR="002A1BD8" w:rsidRPr="00731113" w:rsidRDefault="002A1BD8" w:rsidP="00BF403D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Flujos Alternos: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3B4C1353" w14:textId="77777777" w:rsidR="001B5E46" w:rsidRDefault="001B5E46" w:rsidP="001B5E46">
            <w:pPr>
              <w:spacing w:after="200" w:line="276" w:lineRule="auto"/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 xml:space="preserve">FA 4.1 El apoyo administrativo da </w:t>
            </w:r>
            <w:proofErr w:type="gramStart"/>
            <w:r>
              <w:rPr>
                <w:rFonts w:cs="Arial"/>
                <w:lang w:val="es-ES"/>
              </w:rPr>
              <w:t>click</w:t>
            </w:r>
            <w:proofErr w:type="gramEnd"/>
            <w:r>
              <w:rPr>
                <w:rFonts w:cs="Arial"/>
                <w:lang w:val="es-ES"/>
              </w:rPr>
              <w:t xml:space="preserve"> en “Cancelar”</w:t>
            </w:r>
          </w:p>
          <w:p w14:paraId="708E3389" w14:textId="75331179" w:rsidR="001B5E46" w:rsidRDefault="001B5E46">
            <w:pPr>
              <w:pStyle w:val="Prrafodelista"/>
              <w:numPr>
                <w:ilvl w:val="0"/>
                <w:numId w:val="15"/>
              </w:numPr>
              <w:spacing w:after="200" w:line="276" w:lineRule="auto"/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El sistema muestra un mensaje “¿Está seguro de cancelar la edición del Jurado?” junto con los botones de “Aceptar” y “Cancelar”.</w:t>
            </w:r>
          </w:p>
          <w:p w14:paraId="1A5C0D8D" w14:textId="77777777" w:rsidR="001B5E46" w:rsidRDefault="001B5E46">
            <w:pPr>
              <w:pStyle w:val="Prrafodelista"/>
              <w:numPr>
                <w:ilvl w:val="0"/>
                <w:numId w:val="15"/>
              </w:numPr>
              <w:spacing w:after="200" w:line="276" w:lineRule="auto"/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 xml:space="preserve">El apoyo administrativo da </w:t>
            </w:r>
            <w:proofErr w:type="gramStart"/>
            <w:r>
              <w:rPr>
                <w:rFonts w:cs="Arial"/>
                <w:lang w:val="es-ES"/>
              </w:rPr>
              <w:t>click</w:t>
            </w:r>
            <w:proofErr w:type="gramEnd"/>
            <w:r>
              <w:rPr>
                <w:rFonts w:cs="Arial"/>
                <w:lang w:val="es-ES"/>
              </w:rPr>
              <w:t xml:space="preserve"> en “Aceptar”.</w:t>
            </w:r>
          </w:p>
          <w:p w14:paraId="1D4FEB8B" w14:textId="58809A96" w:rsidR="001B5E46" w:rsidRPr="001B5E46" w:rsidRDefault="001B5E46">
            <w:pPr>
              <w:pStyle w:val="Prrafodelista"/>
              <w:numPr>
                <w:ilvl w:val="0"/>
                <w:numId w:val="15"/>
              </w:numPr>
              <w:spacing w:after="200" w:line="276" w:lineRule="auto"/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Termina el caso de uso.</w:t>
            </w:r>
          </w:p>
          <w:p w14:paraId="5979BBB7" w14:textId="0925AB17" w:rsidR="001B5E46" w:rsidRPr="00EF470F" w:rsidRDefault="001B5E46" w:rsidP="00EF470F">
            <w:pPr>
              <w:spacing w:after="200" w:line="276" w:lineRule="auto"/>
              <w:rPr>
                <w:rFonts w:cs="Arial"/>
                <w:lang w:val="es-ES"/>
              </w:rPr>
            </w:pPr>
          </w:p>
        </w:tc>
      </w:tr>
      <w:tr w:rsidR="002A1BD8" w:rsidRPr="00914E27" w14:paraId="4B19F9AC" w14:textId="77777777" w:rsidTr="00BF403D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19D244AB" w14:textId="77777777" w:rsidR="002A1BD8" w:rsidRPr="00731113" w:rsidRDefault="002A1BD8" w:rsidP="00BF403D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Excepciones: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8A07DB0" w14:textId="77777777" w:rsidR="00AB6C68" w:rsidRDefault="00B31D64" w:rsidP="00AB6C68">
            <w:pPr>
              <w:suppressAutoHyphens/>
              <w:spacing w:after="200" w:line="276" w:lineRule="auto"/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</w:pP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EX 1 </w:t>
            </w:r>
            <w:r w:rsidR="00AB6C68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Se perdió conexión a la base de datos</w:t>
            </w:r>
          </w:p>
          <w:p w14:paraId="60028A46" w14:textId="77777777" w:rsidR="00AB6C68" w:rsidRDefault="00AB6C68">
            <w:pPr>
              <w:pStyle w:val="Prrafodelista"/>
              <w:numPr>
                <w:ilvl w:val="0"/>
                <w:numId w:val="30"/>
              </w:numPr>
              <w:suppressAutoHyphens/>
              <w:spacing w:after="200" w:line="276" w:lineRule="auto"/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</w:pP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El sistema muestra una ventana con el mensaje “No hay conexión a la base de datos, por favor inténtelo más tarde” y la opción de “Aceptar”.</w:t>
            </w:r>
          </w:p>
          <w:p w14:paraId="5C7F8841" w14:textId="77777777" w:rsidR="00AB6C68" w:rsidRDefault="00AB6C68">
            <w:pPr>
              <w:pStyle w:val="Prrafodelista"/>
              <w:numPr>
                <w:ilvl w:val="0"/>
                <w:numId w:val="30"/>
              </w:numPr>
              <w:suppressAutoHyphens/>
              <w:spacing w:after="200" w:line="276" w:lineRule="auto"/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</w:pP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El apoyo administrativo da </w:t>
            </w:r>
            <w:proofErr w:type="gramStart"/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click</w:t>
            </w:r>
            <w:proofErr w:type="gramEnd"/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 en “Aceptar”.</w:t>
            </w:r>
          </w:p>
          <w:p w14:paraId="239B03E0" w14:textId="3BDD38A5" w:rsidR="00AB6C68" w:rsidRPr="001D17E1" w:rsidRDefault="00AB6C68">
            <w:pPr>
              <w:pStyle w:val="Prrafodelista"/>
              <w:numPr>
                <w:ilvl w:val="0"/>
                <w:numId w:val="30"/>
              </w:numPr>
              <w:suppressAutoHyphens/>
              <w:spacing w:after="200" w:line="276" w:lineRule="auto"/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</w:pPr>
            <w:r w:rsidRPr="001D17E1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Termina el caso de uso y regresan al menú principal.</w:t>
            </w:r>
          </w:p>
          <w:p w14:paraId="42C553CA" w14:textId="0CF06F30" w:rsidR="00B31D64" w:rsidRDefault="00B31D64" w:rsidP="00B31D64">
            <w:pPr>
              <w:suppressAutoHyphens/>
              <w:spacing w:after="200" w:line="276" w:lineRule="auto"/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</w:pP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lastRenderedPageBreak/>
              <w:t>EX 2 Campos vacíos</w:t>
            </w:r>
          </w:p>
          <w:p w14:paraId="272C5057" w14:textId="1B92561B" w:rsidR="00B31D64" w:rsidRDefault="00B31D64">
            <w:pPr>
              <w:pStyle w:val="Prrafodelista"/>
              <w:numPr>
                <w:ilvl w:val="0"/>
                <w:numId w:val="11"/>
              </w:numPr>
              <w:suppressAutoHyphens/>
              <w:spacing w:after="200" w:line="276" w:lineRule="auto"/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</w:pP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El sistema muestra el mensaje “Hay campos incompletos, favor de corroborar</w:t>
            </w:r>
            <w:r w:rsidR="00AB6C68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 la información</w:t>
            </w: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.”</w:t>
            </w:r>
          </w:p>
          <w:p w14:paraId="6A12D8EB" w14:textId="77777777" w:rsidR="00B31D64" w:rsidRDefault="00B31D64">
            <w:pPr>
              <w:pStyle w:val="Prrafodelista"/>
              <w:numPr>
                <w:ilvl w:val="0"/>
                <w:numId w:val="11"/>
              </w:numPr>
              <w:suppressAutoHyphens/>
              <w:spacing w:after="200" w:line="276" w:lineRule="auto"/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</w:pPr>
            <w:r w:rsidRPr="007E42C3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Regresa al paso </w:t>
            </w: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4</w:t>
            </w:r>
            <w:r w:rsidRPr="007E42C3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 del flujo normal.</w:t>
            </w:r>
          </w:p>
          <w:p w14:paraId="70189BDD" w14:textId="77777777" w:rsidR="00B31D64" w:rsidRDefault="00B31D64" w:rsidP="00B31D64">
            <w:pPr>
              <w:suppressAutoHyphens/>
              <w:spacing w:after="200" w:line="276" w:lineRule="auto"/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</w:pP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EX 3 Miembro no encontrado en la BD</w:t>
            </w:r>
          </w:p>
          <w:p w14:paraId="0D2E650D" w14:textId="77777777" w:rsidR="00AB6C68" w:rsidRDefault="00AB6C68">
            <w:pPr>
              <w:pStyle w:val="Prrafodelista"/>
              <w:numPr>
                <w:ilvl w:val="0"/>
                <w:numId w:val="31"/>
              </w:numPr>
              <w:suppressAutoHyphens/>
              <w:spacing w:after="200" w:line="276" w:lineRule="auto"/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</w:pP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El sistema muestra el mensaje “No hay coincidencias disponibles.” En la barra de búsqueda del campo Miembro jurado.</w:t>
            </w:r>
          </w:p>
          <w:p w14:paraId="262C2520" w14:textId="206E9B5F" w:rsidR="00B31D64" w:rsidRDefault="00B31D64">
            <w:pPr>
              <w:pStyle w:val="Prrafodelista"/>
              <w:numPr>
                <w:ilvl w:val="0"/>
                <w:numId w:val="31"/>
              </w:numPr>
              <w:suppressAutoHyphens/>
              <w:spacing w:after="200" w:line="276" w:lineRule="auto"/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</w:pP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Regresa al paso </w:t>
            </w:r>
            <w:r w:rsidR="00AB6C68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2</w:t>
            </w: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 del flujo normal.</w:t>
            </w:r>
          </w:p>
          <w:p w14:paraId="0698FC18" w14:textId="5D006959" w:rsidR="00B31D64" w:rsidRDefault="00B31D64" w:rsidP="00B31D64">
            <w:pPr>
              <w:suppressAutoHyphens/>
              <w:spacing w:after="200" w:line="276" w:lineRule="auto"/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</w:pP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EX 4 Exceso </w:t>
            </w:r>
            <w:r w:rsidR="00171875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en el </w:t>
            </w: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límite de miembros</w:t>
            </w:r>
            <w:r w:rsidR="00677DD5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 en el</w:t>
            </w: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 jurado</w:t>
            </w:r>
          </w:p>
          <w:p w14:paraId="360BD26D" w14:textId="5BA3E305" w:rsidR="00B31D64" w:rsidRDefault="00B31D64">
            <w:pPr>
              <w:pStyle w:val="Prrafodelista"/>
              <w:numPr>
                <w:ilvl w:val="0"/>
                <w:numId w:val="13"/>
              </w:numPr>
              <w:suppressAutoHyphens/>
              <w:spacing w:after="200" w:line="276" w:lineRule="auto"/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</w:pP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El sistema muestra el mensaje “Ha sobrepasado el límite de miembros del jurado.”</w:t>
            </w:r>
          </w:p>
          <w:p w14:paraId="0858A0B5" w14:textId="48F2BB7B" w:rsidR="002A1BD8" w:rsidRPr="00852F8C" w:rsidRDefault="00B31D64" w:rsidP="00B31D64">
            <w:pPr>
              <w:pStyle w:val="Prrafodelista"/>
              <w:numPr>
                <w:ilvl w:val="0"/>
                <w:numId w:val="13"/>
              </w:numPr>
              <w:suppressAutoHyphens/>
              <w:spacing w:after="200" w:line="276" w:lineRule="auto"/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</w:pP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Regresa al paso </w:t>
            </w:r>
            <w:r w:rsidR="00AB6C68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2</w:t>
            </w: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 del flujo normal.</w:t>
            </w:r>
          </w:p>
        </w:tc>
      </w:tr>
      <w:tr w:rsidR="002A1BD8" w:rsidRPr="00914E27" w14:paraId="2848F89A" w14:textId="77777777" w:rsidTr="00BF403D">
        <w:trPr>
          <w:trHeight w:val="348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3E8C24FC" w14:textId="77777777" w:rsidR="002A1BD8" w:rsidRPr="00731113" w:rsidRDefault="002A1BD8" w:rsidP="00BF403D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lastRenderedPageBreak/>
              <w:t>Pos</w:t>
            </w:r>
            <w:r>
              <w:rPr>
                <w:rFonts w:cs="Arial"/>
                <w:b/>
                <w:lang w:val="es-ES"/>
              </w:rPr>
              <w:t>t</w:t>
            </w:r>
            <w:r w:rsidRPr="00731113">
              <w:rPr>
                <w:rFonts w:cs="Arial"/>
                <w:b/>
                <w:lang w:val="es-ES"/>
              </w:rPr>
              <w:t>condiciones: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6CF90530" w14:textId="76E42FB3" w:rsidR="002A1BD8" w:rsidRPr="00731113" w:rsidRDefault="00B31D64" w:rsidP="00BF403D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 xml:space="preserve">POST-1: El jurado debe verse actualizado </w:t>
            </w:r>
            <w:r w:rsidR="00D35C76">
              <w:rPr>
                <w:rFonts w:cs="Arial"/>
                <w:lang w:val="es-ES"/>
              </w:rPr>
              <w:t>y accesible en la categoría de Jurado</w:t>
            </w:r>
          </w:p>
        </w:tc>
      </w:tr>
      <w:tr w:rsidR="002A1BD8" w:rsidRPr="00914E27" w14:paraId="759B0758" w14:textId="77777777" w:rsidTr="00BF403D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1275F0A8" w14:textId="77777777" w:rsidR="002A1BD8" w:rsidRPr="00731113" w:rsidRDefault="002A1BD8" w:rsidP="00BF403D">
            <w:pPr>
              <w:rPr>
                <w:rFonts w:cs="Arial"/>
                <w:b/>
                <w:lang w:val="es-ES"/>
              </w:rPr>
            </w:pPr>
            <w:r>
              <w:rPr>
                <w:rFonts w:cs="Arial"/>
                <w:b/>
                <w:lang w:val="es-ES"/>
              </w:rPr>
              <w:t>Reglas de negocio: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3B2AD786" w14:textId="67AE2A26" w:rsidR="002A1BD8" w:rsidRDefault="00D35C76" w:rsidP="00BF403D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RN-12</w:t>
            </w:r>
          </w:p>
        </w:tc>
      </w:tr>
      <w:tr w:rsidR="002A1BD8" w:rsidRPr="005B6FE0" w14:paraId="76A11D2F" w14:textId="77777777" w:rsidTr="00BF403D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5775A8BD" w14:textId="59382706" w:rsidR="002A1BD8" w:rsidRPr="00731113" w:rsidRDefault="002A1BD8" w:rsidP="00BF403D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 xml:space="preserve">Incluye: 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57D7388B" w14:textId="1E6AFBBC" w:rsidR="002A1BD8" w:rsidRPr="005B6FE0" w:rsidRDefault="002A1BD8" w:rsidP="00BF403D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Ninguno</w:t>
            </w:r>
          </w:p>
        </w:tc>
      </w:tr>
      <w:tr w:rsidR="002A1BD8" w:rsidRPr="00731113" w14:paraId="2315F8FF" w14:textId="77777777" w:rsidTr="00BF403D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1DE99B79" w14:textId="77777777" w:rsidR="002A1BD8" w:rsidRPr="00731113" w:rsidRDefault="002A1BD8" w:rsidP="00BF403D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Extiende: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5FE2D20" w14:textId="67F9F9C2" w:rsidR="002A1BD8" w:rsidRPr="00731113" w:rsidRDefault="00891303" w:rsidP="00BF403D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Ninguno</w:t>
            </w:r>
          </w:p>
        </w:tc>
      </w:tr>
    </w:tbl>
    <w:p w14:paraId="63D2CB93" w14:textId="6108980F" w:rsidR="00B6226C" w:rsidRDefault="00B6226C"/>
    <w:p w14:paraId="22E4C022" w14:textId="5248037B" w:rsidR="00354CF1" w:rsidRDefault="00354CF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FBA7148" wp14:editId="7A92978C">
                <wp:simplePos x="0" y="0"/>
                <wp:positionH relativeFrom="column">
                  <wp:posOffset>462915</wp:posOffset>
                </wp:positionH>
                <wp:positionV relativeFrom="paragraph">
                  <wp:posOffset>3714750</wp:posOffset>
                </wp:positionV>
                <wp:extent cx="4679950" cy="635"/>
                <wp:effectExtent l="0" t="0" r="0" b="0"/>
                <wp:wrapSquare wrapText="bothSides"/>
                <wp:docPr id="1034102136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9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189050" w14:textId="6EFE74A2" w:rsidR="00354CF1" w:rsidRPr="009E0CD9" w:rsidRDefault="00354CF1" w:rsidP="00354CF1">
                            <w:pPr>
                              <w:pStyle w:val="Descripcin"/>
                              <w:jc w:val="center"/>
                            </w:pPr>
                            <w:bookmarkStart w:id="31" w:name="_Toc149829152"/>
                            <w:r>
                              <w:t xml:space="preserve">Ilustración </w:t>
                            </w:r>
                            <w:fldSimple w:instr=" SEQ Ilustración \* ARABIC ">
                              <w:r w:rsidR="00AB3081">
                                <w:rPr>
                                  <w:noProof/>
                                </w:rPr>
                                <w:t>20</w:t>
                              </w:r>
                            </w:fldSimple>
                            <w:r>
                              <w:t>.CU-10.1 Edición de jurado</w:t>
                            </w:r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BA7148" id="_x0000_s1039" type="#_x0000_t202" style="position:absolute;margin-left:36.45pt;margin-top:292.5pt;width:368.5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" stroked="f">
                <v:textbox style="mso-fit-shape-to-text:t" inset="0,0,0,0">
                  <w:txbxContent>
                    <w:p w14:paraId="25189050" w14:textId="6EFE74A2" w:rsidR="00354CF1" w:rsidRPr="009E0CD9" w:rsidRDefault="00354CF1" w:rsidP="00354CF1">
                      <w:pPr>
                        <w:pStyle w:val="Descripcin"/>
                        <w:jc w:val="center"/>
                      </w:pPr>
                      <w:bookmarkStart w:id="32" w:name="_Toc149829152"/>
                      <w:r>
                        <w:t xml:space="preserve">Ilustración </w:t>
                      </w:r>
                      <w:fldSimple w:instr=" SEQ Ilustración \* ARABIC ">
                        <w:r w:rsidR="00AB3081">
                          <w:rPr>
                            <w:noProof/>
                          </w:rPr>
                          <w:t>20</w:t>
                        </w:r>
                      </w:fldSimple>
                      <w:r>
                        <w:t>.CU-10.1 Edición de jurado</w:t>
                      </w:r>
                      <w:bookmarkEnd w:id="32"/>
                    </w:p>
                  </w:txbxContent>
                </v:textbox>
                <w10:wrap type="square"/>
              </v:shape>
            </w:pict>
          </mc:Fallback>
        </mc:AlternateContent>
      </w:r>
      <w:r w:rsidRPr="00354CF1">
        <w:rPr>
          <w:noProof/>
        </w:rPr>
        <w:drawing>
          <wp:anchor distT="0" distB="0" distL="114300" distR="114300" simplePos="0" relativeHeight="251705344" behindDoc="0" locked="0" layoutInCell="1" allowOverlap="1" wp14:anchorId="2986F1F7" wp14:editId="1283D4E1">
            <wp:simplePos x="0" y="0"/>
            <wp:positionH relativeFrom="margin">
              <wp:align>center</wp:align>
            </wp:positionH>
            <wp:positionV relativeFrom="paragraph">
              <wp:posOffset>537</wp:posOffset>
            </wp:positionV>
            <wp:extent cx="4679950" cy="3657600"/>
            <wp:effectExtent l="0" t="0" r="6350" b="0"/>
            <wp:wrapSquare wrapText="bothSides"/>
            <wp:docPr id="63678085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780852" name="Imagen 1" descr="Interfaz de usuario gráfica, Aplicación&#10;&#10;Descripción generada automáticamente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0288EF" w14:textId="77777777" w:rsidR="00354CF1" w:rsidRDefault="00354CF1"/>
    <w:p w14:paraId="7466CD18" w14:textId="77777777" w:rsidR="00354CF1" w:rsidRDefault="00354CF1"/>
    <w:p w14:paraId="21D1F3C3" w14:textId="77777777" w:rsidR="00354CF1" w:rsidRDefault="00354CF1"/>
    <w:p w14:paraId="1082FA9B" w14:textId="01FADD25" w:rsidR="00354CF1" w:rsidRDefault="00354CF1"/>
    <w:p w14:paraId="7CC2A8B2" w14:textId="77777777" w:rsidR="00354CF1" w:rsidRDefault="00354CF1"/>
    <w:p w14:paraId="66389567" w14:textId="77777777" w:rsidR="00354CF1" w:rsidRDefault="00354CF1"/>
    <w:p w14:paraId="5DDFF246" w14:textId="77777777" w:rsidR="00354CF1" w:rsidRDefault="00354CF1"/>
    <w:p w14:paraId="01A7697E" w14:textId="35EFC8CA" w:rsidR="00354CF1" w:rsidRDefault="00354CF1"/>
    <w:p w14:paraId="623F33F0" w14:textId="77777777" w:rsidR="00354CF1" w:rsidRDefault="00354CF1"/>
    <w:p w14:paraId="16E305FD" w14:textId="77777777" w:rsidR="00354CF1" w:rsidRDefault="00354CF1"/>
    <w:p w14:paraId="4F54CB46" w14:textId="02EA41CE" w:rsidR="00354CF1" w:rsidRDefault="00354CF1"/>
    <w:p w14:paraId="40673854" w14:textId="5EFFE222" w:rsidR="00354CF1" w:rsidRDefault="00354CF1"/>
    <w:p w14:paraId="450B0E60" w14:textId="77777777" w:rsidR="00354CF1" w:rsidRDefault="00354CF1"/>
    <w:p w14:paraId="4F49B00A" w14:textId="23B004DD" w:rsidR="00354CF1" w:rsidRDefault="00354CF1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2B74BE8" wp14:editId="466AB428">
                <wp:simplePos x="0" y="0"/>
                <wp:positionH relativeFrom="column">
                  <wp:posOffset>462915</wp:posOffset>
                </wp:positionH>
                <wp:positionV relativeFrom="paragraph">
                  <wp:posOffset>3738245</wp:posOffset>
                </wp:positionV>
                <wp:extent cx="4679950" cy="635"/>
                <wp:effectExtent l="0" t="0" r="0" b="0"/>
                <wp:wrapSquare wrapText="bothSides"/>
                <wp:docPr id="2059298289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9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19FC92" w14:textId="760E2B11" w:rsidR="00354CF1" w:rsidRPr="00A169A0" w:rsidRDefault="00354CF1" w:rsidP="00354CF1">
                            <w:pPr>
                              <w:pStyle w:val="Descripcin"/>
                              <w:jc w:val="center"/>
                            </w:pPr>
                            <w:bookmarkStart w:id="33" w:name="_Toc149829153"/>
                            <w:r>
                              <w:t xml:space="preserve">Ilustración </w:t>
                            </w:r>
                            <w:fldSimple w:instr=" SEQ Ilustración \* ARABIC ">
                              <w:r w:rsidR="00AB3081">
                                <w:rPr>
                                  <w:noProof/>
                                </w:rPr>
                                <w:t>21</w:t>
                              </w:r>
                            </w:fldSimple>
                            <w:r>
                              <w:t>.CU-10FA4.1 Cancelar edición de jurado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B74BE8" id="_x0000_s1040" type="#_x0000_t202" style="position:absolute;margin-left:36.45pt;margin-top:294.35pt;width:368.5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" stroked="f">
                <v:textbox style="mso-fit-shape-to-text:t" inset="0,0,0,0">
                  <w:txbxContent>
                    <w:p w14:paraId="4719FC92" w14:textId="760E2B11" w:rsidR="00354CF1" w:rsidRPr="00A169A0" w:rsidRDefault="00354CF1" w:rsidP="00354CF1">
                      <w:pPr>
                        <w:pStyle w:val="Descripcin"/>
                        <w:jc w:val="center"/>
                      </w:pPr>
                      <w:bookmarkStart w:id="34" w:name="_Toc149829153"/>
                      <w:r>
                        <w:t xml:space="preserve">Ilustración </w:t>
                      </w:r>
                      <w:fldSimple w:instr=" SEQ Ilustración \* ARABIC ">
                        <w:r w:rsidR="00AB3081">
                          <w:rPr>
                            <w:noProof/>
                          </w:rPr>
                          <w:t>21</w:t>
                        </w:r>
                      </w:fldSimple>
                      <w:r>
                        <w:t>.CU-10FA4.1 Cancelar edición de jurado</w:t>
                      </w:r>
                      <w:bookmarkEnd w:id="34"/>
                    </w:p>
                  </w:txbxContent>
                </v:textbox>
                <w10:wrap type="square"/>
              </v:shape>
            </w:pict>
          </mc:Fallback>
        </mc:AlternateContent>
      </w:r>
      <w:r w:rsidRPr="00354CF1">
        <w:rPr>
          <w:noProof/>
        </w:rPr>
        <w:drawing>
          <wp:anchor distT="0" distB="0" distL="114300" distR="114300" simplePos="0" relativeHeight="251708416" behindDoc="0" locked="0" layoutInCell="1" allowOverlap="1" wp14:anchorId="13EB7446" wp14:editId="652D3C82">
            <wp:simplePos x="0" y="0"/>
            <wp:positionH relativeFrom="margin">
              <wp:align>center</wp:align>
            </wp:positionH>
            <wp:positionV relativeFrom="paragraph">
              <wp:posOffset>13237</wp:posOffset>
            </wp:positionV>
            <wp:extent cx="4680000" cy="3668400"/>
            <wp:effectExtent l="0" t="0" r="6350" b="8255"/>
            <wp:wrapSquare wrapText="bothSides"/>
            <wp:docPr id="182419006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190063" name="Imagen 1" descr="Interfaz de usuario gráfica, Texto, Aplicación&#10;&#10;Descripción generada automáticamente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6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72B4CF" w14:textId="7159C5DC" w:rsidR="00354CF1" w:rsidRDefault="00354CF1"/>
    <w:p w14:paraId="70A1FB21" w14:textId="58E19FAA" w:rsidR="00354CF1" w:rsidRDefault="00354CF1"/>
    <w:p w14:paraId="60703B1B" w14:textId="4EAB6DDA" w:rsidR="00354CF1" w:rsidRDefault="00354CF1"/>
    <w:p w14:paraId="0F07A709" w14:textId="77777777" w:rsidR="00354CF1" w:rsidRDefault="00354CF1"/>
    <w:p w14:paraId="11504C73" w14:textId="77777777" w:rsidR="00354CF1" w:rsidRDefault="00354CF1"/>
    <w:p w14:paraId="7C6119B8" w14:textId="77777777" w:rsidR="00354CF1" w:rsidRDefault="00354CF1"/>
    <w:p w14:paraId="5C5359D0" w14:textId="77777777" w:rsidR="00354CF1" w:rsidRDefault="00354CF1"/>
    <w:p w14:paraId="6FD0F402" w14:textId="77777777" w:rsidR="00354CF1" w:rsidRDefault="00354CF1"/>
    <w:p w14:paraId="03FF2685" w14:textId="77777777" w:rsidR="00354CF1" w:rsidRDefault="00354CF1"/>
    <w:p w14:paraId="2CDB1310" w14:textId="77777777" w:rsidR="00354CF1" w:rsidRDefault="00354CF1"/>
    <w:p w14:paraId="52CE0076" w14:textId="77777777" w:rsidR="00354CF1" w:rsidRDefault="00354CF1"/>
    <w:p w14:paraId="1B212BE8" w14:textId="77777777" w:rsidR="00354CF1" w:rsidRDefault="00354CF1"/>
    <w:p w14:paraId="66DE9682" w14:textId="77777777" w:rsidR="00354CF1" w:rsidRDefault="00354CF1"/>
    <w:p w14:paraId="703D042F" w14:textId="269CF10A" w:rsidR="00354CF1" w:rsidRDefault="0017187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DD7DD07" wp14:editId="4BC825FD">
                <wp:simplePos x="0" y="0"/>
                <wp:positionH relativeFrom="column">
                  <wp:posOffset>462915</wp:posOffset>
                </wp:positionH>
                <wp:positionV relativeFrom="paragraph">
                  <wp:posOffset>3721735</wp:posOffset>
                </wp:positionV>
                <wp:extent cx="4679950" cy="635"/>
                <wp:effectExtent l="0" t="0" r="0" b="0"/>
                <wp:wrapSquare wrapText="bothSides"/>
                <wp:docPr id="183975840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9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4D27A8" w14:textId="1AA3E6B8" w:rsidR="00171875" w:rsidRPr="00D715D9" w:rsidRDefault="00171875" w:rsidP="00171875">
                            <w:pPr>
                              <w:pStyle w:val="Descripcin"/>
                              <w:jc w:val="center"/>
                            </w:pPr>
                            <w:bookmarkStart w:id="35" w:name="_Toc149829154"/>
                            <w:r>
                              <w:t xml:space="preserve">Ilustración </w:t>
                            </w:r>
                            <w:fldSimple w:instr=" SEQ Ilustración \* ARABIC ">
                              <w:r w:rsidR="00AB3081">
                                <w:rPr>
                                  <w:noProof/>
                                </w:rPr>
                                <w:t>22</w:t>
                              </w:r>
                            </w:fldSimple>
                            <w:r>
                              <w:t>.CU-10EX1 No hay conexión a la base de datos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D7DD07" id="_x0000_s1041" type="#_x0000_t202" style="position:absolute;margin-left:36.45pt;margin-top:293.05pt;width:368.5pt;height: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" stroked="f">
                <v:textbox style="mso-fit-shape-to-text:t" inset="0,0,0,0">
                  <w:txbxContent>
                    <w:p w14:paraId="554D27A8" w14:textId="1AA3E6B8" w:rsidR="00171875" w:rsidRPr="00D715D9" w:rsidRDefault="00171875" w:rsidP="00171875">
                      <w:pPr>
                        <w:pStyle w:val="Descripcin"/>
                        <w:jc w:val="center"/>
                      </w:pPr>
                      <w:bookmarkStart w:id="36" w:name="_Toc149829154"/>
                      <w:r>
                        <w:t xml:space="preserve">Ilustración </w:t>
                      </w:r>
                      <w:fldSimple w:instr=" SEQ Ilustración \* ARABIC ">
                        <w:r w:rsidR="00AB3081">
                          <w:rPr>
                            <w:noProof/>
                          </w:rPr>
                          <w:t>22</w:t>
                        </w:r>
                      </w:fldSimple>
                      <w:r>
                        <w:t>.CU-10EX1 No hay conexión a la base de datos</w:t>
                      </w:r>
                      <w:bookmarkEnd w:id="36"/>
                    </w:p>
                  </w:txbxContent>
                </v:textbox>
                <w10:wrap type="square"/>
              </v:shape>
            </w:pict>
          </mc:Fallback>
        </mc:AlternateContent>
      </w:r>
      <w:r w:rsidR="00354CF1" w:rsidRPr="00354CF1">
        <w:rPr>
          <w:noProof/>
        </w:rPr>
        <w:drawing>
          <wp:anchor distT="0" distB="0" distL="114300" distR="114300" simplePos="0" relativeHeight="251711488" behindDoc="0" locked="0" layoutInCell="1" allowOverlap="1" wp14:anchorId="21564BFF" wp14:editId="7D89D2BE">
            <wp:simplePos x="0" y="0"/>
            <wp:positionH relativeFrom="margin">
              <wp:align>center</wp:align>
            </wp:positionH>
            <wp:positionV relativeFrom="paragraph">
              <wp:posOffset>342</wp:posOffset>
            </wp:positionV>
            <wp:extent cx="4680000" cy="3664800"/>
            <wp:effectExtent l="0" t="0" r="6350" b="0"/>
            <wp:wrapSquare wrapText="bothSides"/>
            <wp:docPr id="18229438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9438" name="Imagen 1" descr="Interfaz de usuario gráfica&#10;&#10;Descripción generada automáticamente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6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4CF1">
        <w:t xml:space="preserve">  </w:t>
      </w:r>
    </w:p>
    <w:p w14:paraId="66DFCACF" w14:textId="77777777" w:rsidR="00354CF1" w:rsidRDefault="00354CF1"/>
    <w:p w14:paraId="321AE0DB" w14:textId="77777777" w:rsidR="00354CF1" w:rsidRDefault="00354CF1"/>
    <w:p w14:paraId="0F80E5E3" w14:textId="77777777" w:rsidR="00354CF1" w:rsidRDefault="00354CF1"/>
    <w:p w14:paraId="1B16B189" w14:textId="77777777" w:rsidR="00354CF1" w:rsidRDefault="00354CF1"/>
    <w:p w14:paraId="7AE9D93A" w14:textId="77777777" w:rsidR="00354CF1" w:rsidRDefault="00354CF1"/>
    <w:p w14:paraId="35B91814" w14:textId="77777777" w:rsidR="00354CF1" w:rsidRDefault="00354CF1"/>
    <w:p w14:paraId="044BAA8F" w14:textId="77777777" w:rsidR="00354CF1" w:rsidRDefault="00354CF1"/>
    <w:p w14:paraId="173176D8" w14:textId="77777777" w:rsidR="00354CF1" w:rsidRDefault="00354CF1"/>
    <w:p w14:paraId="71544E33" w14:textId="77777777" w:rsidR="00354CF1" w:rsidRDefault="00354CF1"/>
    <w:p w14:paraId="6D34E4C3" w14:textId="77777777" w:rsidR="00354CF1" w:rsidRDefault="00354CF1"/>
    <w:p w14:paraId="25378ADA" w14:textId="77777777" w:rsidR="00354CF1" w:rsidRDefault="00354CF1"/>
    <w:p w14:paraId="66F62DF0" w14:textId="77777777" w:rsidR="00354CF1" w:rsidRDefault="00354CF1"/>
    <w:p w14:paraId="6734DEFA" w14:textId="77777777" w:rsidR="00354CF1" w:rsidRDefault="00354CF1"/>
    <w:p w14:paraId="28E609D9" w14:textId="26302408" w:rsidR="00354CF1" w:rsidRDefault="00171875"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FE2FC8F" wp14:editId="68D88C68">
                <wp:simplePos x="0" y="0"/>
                <wp:positionH relativeFrom="column">
                  <wp:posOffset>462915</wp:posOffset>
                </wp:positionH>
                <wp:positionV relativeFrom="paragraph">
                  <wp:posOffset>3730625</wp:posOffset>
                </wp:positionV>
                <wp:extent cx="4679950" cy="635"/>
                <wp:effectExtent l="0" t="0" r="0" b="0"/>
                <wp:wrapSquare wrapText="bothSides"/>
                <wp:docPr id="489507660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9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FC217A" w14:textId="281451AA" w:rsidR="00171875" w:rsidRPr="00EF6B88" w:rsidRDefault="00171875" w:rsidP="00171875">
                            <w:pPr>
                              <w:pStyle w:val="Descripcin"/>
                              <w:jc w:val="center"/>
                            </w:pPr>
                            <w:bookmarkStart w:id="37" w:name="_Toc149829155"/>
                            <w:r>
                              <w:t xml:space="preserve">Ilustración </w:t>
                            </w:r>
                            <w:fldSimple w:instr=" SEQ Ilustración \* ARABIC ">
                              <w:r w:rsidR="00AB3081">
                                <w:rPr>
                                  <w:noProof/>
                                </w:rPr>
                                <w:t>23</w:t>
                              </w:r>
                            </w:fldSimple>
                            <w:r>
                              <w:t>.CU-10EX2 Campos Vacíos</w:t>
                            </w:r>
                            <w:bookmarkEnd w:id="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E2FC8F" id="_x0000_s1042" type="#_x0000_t202" style="position:absolute;margin-left:36.45pt;margin-top:293.75pt;width:368.5pt;height:.0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" stroked="f">
                <v:textbox style="mso-fit-shape-to-text:t" inset="0,0,0,0">
                  <w:txbxContent>
                    <w:p w14:paraId="79FC217A" w14:textId="281451AA" w:rsidR="00171875" w:rsidRPr="00EF6B88" w:rsidRDefault="00171875" w:rsidP="00171875">
                      <w:pPr>
                        <w:pStyle w:val="Descripcin"/>
                        <w:jc w:val="center"/>
                      </w:pPr>
                      <w:bookmarkStart w:id="38" w:name="_Toc149829155"/>
                      <w:r>
                        <w:t xml:space="preserve">Ilustración </w:t>
                      </w:r>
                      <w:fldSimple w:instr=" SEQ Ilustración \* ARABIC ">
                        <w:r w:rsidR="00AB3081">
                          <w:rPr>
                            <w:noProof/>
                          </w:rPr>
                          <w:t>23</w:t>
                        </w:r>
                      </w:fldSimple>
                      <w:r>
                        <w:t>.CU-10EX2 Campos Vacíos</w:t>
                      </w:r>
                      <w:bookmarkEnd w:id="38"/>
                    </w:p>
                  </w:txbxContent>
                </v:textbox>
                <w10:wrap type="square"/>
              </v:shape>
            </w:pict>
          </mc:Fallback>
        </mc:AlternateContent>
      </w:r>
      <w:r w:rsidRPr="00171875">
        <w:rPr>
          <w:noProof/>
        </w:rPr>
        <w:drawing>
          <wp:anchor distT="0" distB="0" distL="114300" distR="114300" simplePos="0" relativeHeight="251712512" behindDoc="0" locked="0" layoutInCell="1" allowOverlap="1" wp14:anchorId="221C278F" wp14:editId="4AE7A667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4680000" cy="3661200"/>
            <wp:effectExtent l="0" t="0" r="6350" b="0"/>
            <wp:wrapSquare wrapText="bothSides"/>
            <wp:docPr id="1209403906" name="Imagen 1" descr="Interfaz de usuario gráfica, Aplicación, PowerPoint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403906" name="Imagen 1" descr="Interfaz de usuario gráfica, Aplicación, PowerPoint&#10;&#10;Descripción generada automáticamente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6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170C4F" w14:textId="20EED2BD" w:rsidR="00354CF1" w:rsidRDefault="00354CF1"/>
    <w:p w14:paraId="41C5B26C" w14:textId="092B123E" w:rsidR="00354CF1" w:rsidRDefault="00354CF1"/>
    <w:p w14:paraId="285B8B2F" w14:textId="77777777" w:rsidR="00354CF1" w:rsidRDefault="00354CF1"/>
    <w:p w14:paraId="5B7C8AD2" w14:textId="77777777" w:rsidR="00354CF1" w:rsidRDefault="00354CF1"/>
    <w:p w14:paraId="4FA7F21E" w14:textId="77777777" w:rsidR="00354CF1" w:rsidRDefault="00354CF1"/>
    <w:p w14:paraId="1D03FC31" w14:textId="77777777" w:rsidR="00354CF1" w:rsidRDefault="00354CF1"/>
    <w:p w14:paraId="2BD1A691" w14:textId="77777777" w:rsidR="00354CF1" w:rsidRDefault="00354CF1"/>
    <w:p w14:paraId="1D2029B0" w14:textId="77777777" w:rsidR="00354CF1" w:rsidRDefault="00354CF1"/>
    <w:p w14:paraId="7804D36B" w14:textId="77777777" w:rsidR="00354CF1" w:rsidRDefault="00354CF1"/>
    <w:p w14:paraId="2025B7CC" w14:textId="77777777" w:rsidR="00171875" w:rsidRDefault="00171875"/>
    <w:p w14:paraId="07A4EFDF" w14:textId="77777777" w:rsidR="00171875" w:rsidRDefault="00171875"/>
    <w:p w14:paraId="67C8CB48" w14:textId="77777777" w:rsidR="00171875" w:rsidRDefault="00171875"/>
    <w:p w14:paraId="2616F013" w14:textId="77777777" w:rsidR="00171875" w:rsidRDefault="00171875"/>
    <w:p w14:paraId="2A928F2C" w14:textId="77777777" w:rsidR="00171875" w:rsidRDefault="00171875"/>
    <w:p w14:paraId="23DEB8E4" w14:textId="643F57B8" w:rsidR="00171875" w:rsidRDefault="0017187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D1519AA" wp14:editId="6D4DB9E8">
                <wp:simplePos x="0" y="0"/>
                <wp:positionH relativeFrom="column">
                  <wp:posOffset>462915</wp:posOffset>
                </wp:positionH>
                <wp:positionV relativeFrom="paragraph">
                  <wp:posOffset>3728720</wp:posOffset>
                </wp:positionV>
                <wp:extent cx="4679950" cy="635"/>
                <wp:effectExtent l="0" t="0" r="0" b="0"/>
                <wp:wrapSquare wrapText="bothSides"/>
                <wp:docPr id="461773626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9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044587" w14:textId="61B756C1" w:rsidR="00171875" w:rsidRPr="008F7B03" w:rsidRDefault="00171875" w:rsidP="00171875">
                            <w:pPr>
                              <w:pStyle w:val="Descripcin"/>
                              <w:jc w:val="center"/>
                            </w:pPr>
                            <w:bookmarkStart w:id="39" w:name="_Toc149829156"/>
                            <w:r>
                              <w:t xml:space="preserve">Ilustración </w:t>
                            </w:r>
                            <w:fldSimple w:instr=" SEQ Ilustración \* ARABIC ">
                              <w:r w:rsidR="00AB3081">
                                <w:rPr>
                                  <w:noProof/>
                                </w:rPr>
                                <w:t>24</w:t>
                              </w:r>
                            </w:fldSimple>
                            <w:r>
                              <w:t>.CU-10EX3 Miembro no encontrado en la base de datos</w:t>
                            </w:r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1519AA" id="_x0000_s1043" type="#_x0000_t202" style="position:absolute;margin-left:36.45pt;margin-top:293.6pt;width:368.5pt;height: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" stroked="f">
                <v:textbox style="mso-fit-shape-to-text:t" inset="0,0,0,0">
                  <w:txbxContent>
                    <w:p w14:paraId="67044587" w14:textId="61B756C1" w:rsidR="00171875" w:rsidRPr="008F7B03" w:rsidRDefault="00171875" w:rsidP="00171875">
                      <w:pPr>
                        <w:pStyle w:val="Descripcin"/>
                        <w:jc w:val="center"/>
                      </w:pPr>
                      <w:bookmarkStart w:id="40" w:name="_Toc149829156"/>
                      <w:r>
                        <w:t xml:space="preserve">Ilustración </w:t>
                      </w:r>
                      <w:fldSimple w:instr=" SEQ Ilustración \* ARABIC ">
                        <w:r w:rsidR="00AB3081">
                          <w:rPr>
                            <w:noProof/>
                          </w:rPr>
                          <w:t>24</w:t>
                        </w:r>
                      </w:fldSimple>
                      <w:r>
                        <w:t>.CU-10EX3 Miembro no encontrado en la base de datos</w:t>
                      </w:r>
                      <w:bookmarkEnd w:id="40"/>
                    </w:p>
                  </w:txbxContent>
                </v:textbox>
                <w10:wrap type="square"/>
              </v:shape>
            </w:pict>
          </mc:Fallback>
        </mc:AlternateContent>
      </w:r>
      <w:r w:rsidRPr="00171875">
        <w:rPr>
          <w:noProof/>
        </w:rPr>
        <w:drawing>
          <wp:anchor distT="0" distB="0" distL="114300" distR="114300" simplePos="0" relativeHeight="251717632" behindDoc="0" locked="0" layoutInCell="1" allowOverlap="1" wp14:anchorId="48B45A0A" wp14:editId="7E5B953D">
            <wp:simplePos x="0" y="0"/>
            <wp:positionH relativeFrom="margin">
              <wp:align>center</wp:align>
            </wp:positionH>
            <wp:positionV relativeFrom="paragraph">
              <wp:posOffset>342</wp:posOffset>
            </wp:positionV>
            <wp:extent cx="4680000" cy="3672000"/>
            <wp:effectExtent l="0" t="0" r="6350" b="5080"/>
            <wp:wrapSquare wrapText="bothSides"/>
            <wp:docPr id="46886199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861997" name="Imagen 1" descr="Interfaz de usuario gráfica, Texto, Aplicación&#10;&#10;Descripción generada automáticamente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7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2E3B7B" w14:textId="77777777" w:rsidR="00171875" w:rsidRDefault="00171875"/>
    <w:p w14:paraId="29A9EA29" w14:textId="77777777" w:rsidR="00171875" w:rsidRDefault="00171875"/>
    <w:p w14:paraId="7D590738" w14:textId="104F38BC" w:rsidR="00171875" w:rsidRDefault="00171875"/>
    <w:p w14:paraId="7E4C0E88" w14:textId="77777777" w:rsidR="00171875" w:rsidRDefault="00171875"/>
    <w:p w14:paraId="2CA90E24" w14:textId="62485C15" w:rsidR="00171875" w:rsidRDefault="00171875"/>
    <w:p w14:paraId="7772B469" w14:textId="2EF2530B" w:rsidR="00171875" w:rsidRDefault="00171875"/>
    <w:p w14:paraId="7D0C8093" w14:textId="7FD8F21F" w:rsidR="00171875" w:rsidRDefault="00171875"/>
    <w:p w14:paraId="12DEFAFE" w14:textId="5BCCD64A" w:rsidR="00171875" w:rsidRDefault="00171875"/>
    <w:p w14:paraId="7D054357" w14:textId="7EDF50A2" w:rsidR="00171875" w:rsidRDefault="00171875"/>
    <w:p w14:paraId="56903966" w14:textId="5E8F4E88" w:rsidR="00171875" w:rsidRDefault="00171875"/>
    <w:p w14:paraId="1D9F3182" w14:textId="649B0D55" w:rsidR="00171875" w:rsidRDefault="00171875"/>
    <w:p w14:paraId="15ABB07F" w14:textId="2F070AD1" w:rsidR="00171875" w:rsidRDefault="00171875"/>
    <w:p w14:paraId="4063F51F" w14:textId="3FB85B3B" w:rsidR="00171875" w:rsidRDefault="00171875"/>
    <w:p w14:paraId="2DBC4177" w14:textId="5F49A75B" w:rsidR="00171875" w:rsidRDefault="00171875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7A62A13" wp14:editId="1900D12D">
                <wp:simplePos x="0" y="0"/>
                <wp:positionH relativeFrom="column">
                  <wp:posOffset>462915</wp:posOffset>
                </wp:positionH>
                <wp:positionV relativeFrom="paragraph">
                  <wp:posOffset>3820795</wp:posOffset>
                </wp:positionV>
                <wp:extent cx="4679950" cy="635"/>
                <wp:effectExtent l="0" t="0" r="0" b="0"/>
                <wp:wrapSquare wrapText="bothSides"/>
                <wp:docPr id="2120153064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9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CE951E" w14:textId="2EE32408" w:rsidR="00171875" w:rsidRPr="00235260" w:rsidRDefault="00171875" w:rsidP="00171875">
                            <w:pPr>
                              <w:pStyle w:val="Descripcin"/>
                              <w:jc w:val="center"/>
                            </w:pPr>
                            <w:bookmarkStart w:id="41" w:name="_Toc149829157"/>
                            <w:r>
                              <w:t xml:space="preserve">Ilustración </w:t>
                            </w:r>
                            <w:fldSimple w:instr=" SEQ Ilustración \* ARABIC ">
                              <w:r w:rsidR="00AB3081">
                                <w:rPr>
                                  <w:noProof/>
                                </w:rPr>
                                <w:t>25</w:t>
                              </w:r>
                            </w:fldSimple>
                            <w:r>
                              <w:t>.CU-10EX4 Exceso en el límite de miembros en el jurado</w:t>
                            </w:r>
                            <w:bookmarkEnd w:id="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A62A13" id="_x0000_s1044" type="#_x0000_t202" style="position:absolute;margin-left:36.45pt;margin-top:300.85pt;width:368.5pt;height:.0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" stroked="f">
                <v:textbox style="mso-fit-shape-to-text:t" inset="0,0,0,0">
                  <w:txbxContent>
                    <w:p w14:paraId="41CE951E" w14:textId="2EE32408" w:rsidR="00171875" w:rsidRPr="00235260" w:rsidRDefault="00171875" w:rsidP="00171875">
                      <w:pPr>
                        <w:pStyle w:val="Descripcin"/>
                        <w:jc w:val="center"/>
                      </w:pPr>
                      <w:bookmarkStart w:id="42" w:name="_Toc149829157"/>
                      <w:r>
                        <w:t xml:space="preserve">Ilustración </w:t>
                      </w:r>
                      <w:fldSimple w:instr=" SEQ Ilustración \* ARABIC ">
                        <w:r w:rsidR="00AB3081">
                          <w:rPr>
                            <w:noProof/>
                          </w:rPr>
                          <w:t>25</w:t>
                        </w:r>
                      </w:fldSimple>
                      <w:r>
                        <w:t>.CU-10EX4 Exceso en el límite de miembros en el jurado</w:t>
                      </w:r>
                      <w:bookmarkEnd w:id="42"/>
                    </w:p>
                  </w:txbxContent>
                </v:textbox>
                <w10:wrap type="square"/>
              </v:shape>
            </w:pict>
          </mc:Fallback>
        </mc:AlternateContent>
      </w:r>
      <w:r w:rsidRPr="00171875">
        <w:rPr>
          <w:noProof/>
        </w:rPr>
        <w:drawing>
          <wp:anchor distT="0" distB="0" distL="114300" distR="114300" simplePos="0" relativeHeight="251718656" behindDoc="0" locked="0" layoutInCell="1" allowOverlap="1" wp14:anchorId="18E4BB5D" wp14:editId="335241E9">
            <wp:simplePos x="0" y="0"/>
            <wp:positionH relativeFrom="margin">
              <wp:align>center</wp:align>
            </wp:positionH>
            <wp:positionV relativeFrom="paragraph">
              <wp:posOffset>106485</wp:posOffset>
            </wp:positionV>
            <wp:extent cx="4680000" cy="3657600"/>
            <wp:effectExtent l="0" t="0" r="6350" b="0"/>
            <wp:wrapSquare wrapText="bothSides"/>
            <wp:docPr id="54640952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409520" name="Imagen 1" descr="Interfaz de usuario gráfica, Texto, Aplicación&#10;&#10;Descripción generada automáticamente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93FBE2" w14:textId="77777777" w:rsidR="00171875" w:rsidRDefault="00171875"/>
    <w:p w14:paraId="6D6FBC8F" w14:textId="77777777" w:rsidR="00171875" w:rsidRDefault="00171875"/>
    <w:p w14:paraId="3D47ABC4" w14:textId="77777777" w:rsidR="00171875" w:rsidRDefault="00171875"/>
    <w:p w14:paraId="58E6B519" w14:textId="77777777" w:rsidR="00171875" w:rsidRDefault="00171875"/>
    <w:p w14:paraId="156C6EC4" w14:textId="77777777" w:rsidR="00171875" w:rsidRDefault="00171875"/>
    <w:p w14:paraId="2B0EDA64" w14:textId="77777777" w:rsidR="00171875" w:rsidRDefault="00171875"/>
    <w:p w14:paraId="7F6D03DC" w14:textId="77777777" w:rsidR="00171875" w:rsidRDefault="00171875"/>
    <w:p w14:paraId="14AD75FE" w14:textId="77777777" w:rsidR="00171875" w:rsidRDefault="00171875"/>
    <w:p w14:paraId="01BC90FF" w14:textId="77777777" w:rsidR="00171875" w:rsidRDefault="00171875"/>
    <w:p w14:paraId="13FB0698" w14:textId="77777777" w:rsidR="00171875" w:rsidRDefault="00171875"/>
    <w:p w14:paraId="37311768" w14:textId="77777777" w:rsidR="00171875" w:rsidRDefault="00171875"/>
    <w:p w14:paraId="53F45A25" w14:textId="77777777" w:rsidR="00171875" w:rsidRDefault="00171875"/>
    <w:p w14:paraId="1D96DA7C" w14:textId="77777777" w:rsidR="00171875" w:rsidRDefault="00171875"/>
    <w:tbl>
      <w:tblPr>
        <w:tblW w:w="4923" w:type="pct"/>
        <w:tblLook w:val="04A0" w:firstRow="1" w:lastRow="0" w:firstColumn="1" w:lastColumn="0" w:noHBand="0" w:noVBand="1"/>
      </w:tblPr>
      <w:tblGrid>
        <w:gridCol w:w="1782"/>
        <w:gridCol w:w="6900"/>
      </w:tblGrid>
      <w:tr w:rsidR="00EA78AD" w:rsidRPr="00EA78AD" w14:paraId="1C8B8B44" w14:textId="77777777" w:rsidTr="00BF403D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3A72A0C3" w14:textId="77777777" w:rsidR="00EA78AD" w:rsidRPr="00EA78AD" w:rsidRDefault="00EA78AD" w:rsidP="00EA78AD">
            <w:pPr>
              <w:rPr>
                <w:b/>
                <w:lang w:val="es-ES"/>
              </w:rPr>
            </w:pPr>
            <w:r w:rsidRPr="00EA78AD">
              <w:rPr>
                <w:b/>
                <w:lang w:val="es-ES"/>
              </w:rPr>
              <w:lastRenderedPageBreak/>
              <w:t>ID: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5A8E34C7" w14:textId="71553B7E" w:rsidR="00EA78AD" w:rsidRPr="00EA78AD" w:rsidRDefault="00EA78AD" w:rsidP="00EA78AD">
            <w:pPr>
              <w:rPr>
                <w:lang w:val="es-ES"/>
              </w:rPr>
            </w:pPr>
            <w:r w:rsidRPr="00EA78AD">
              <w:rPr>
                <w:lang w:val="es-ES"/>
              </w:rPr>
              <w:t>CU-</w:t>
            </w:r>
            <w:r w:rsidR="0064007D">
              <w:rPr>
                <w:lang w:val="es-ES"/>
              </w:rPr>
              <w:t>1</w:t>
            </w:r>
            <w:r w:rsidR="008E2A7F">
              <w:rPr>
                <w:lang w:val="es-ES"/>
              </w:rPr>
              <w:t>1</w:t>
            </w:r>
          </w:p>
        </w:tc>
      </w:tr>
      <w:tr w:rsidR="00EA78AD" w:rsidRPr="00EA78AD" w14:paraId="7B273F15" w14:textId="77777777" w:rsidTr="00BF403D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306A626E" w14:textId="77777777" w:rsidR="00EA78AD" w:rsidRPr="00EA78AD" w:rsidRDefault="00EA78AD" w:rsidP="00EA78AD">
            <w:pPr>
              <w:rPr>
                <w:b/>
                <w:lang w:val="es-ES"/>
              </w:rPr>
            </w:pPr>
            <w:r w:rsidRPr="00EA78AD">
              <w:rPr>
                <w:b/>
                <w:lang w:val="es-ES"/>
              </w:rPr>
              <w:t>Nombre: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7C4EEEAC" w14:textId="485373E9" w:rsidR="00EA78AD" w:rsidRPr="00EA78AD" w:rsidRDefault="00EA78AD" w:rsidP="00EA78AD">
            <w:pPr>
              <w:rPr>
                <w:lang w:val="es-ES"/>
              </w:rPr>
            </w:pPr>
            <w:r>
              <w:rPr>
                <w:lang w:val="es-ES"/>
              </w:rPr>
              <w:t>Eliminar Jurado</w:t>
            </w:r>
          </w:p>
        </w:tc>
      </w:tr>
      <w:tr w:rsidR="00EA78AD" w:rsidRPr="00EA78AD" w14:paraId="023E3B4B" w14:textId="77777777" w:rsidTr="00BF403D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2BABF98C" w14:textId="77777777" w:rsidR="00EA78AD" w:rsidRPr="00EA78AD" w:rsidRDefault="00EA78AD" w:rsidP="00EA78AD">
            <w:pPr>
              <w:rPr>
                <w:b/>
                <w:lang w:val="es-ES"/>
              </w:rPr>
            </w:pPr>
            <w:r w:rsidRPr="00EA78AD">
              <w:rPr>
                <w:b/>
                <w:lang w:val="es-ES"/>
              </w:rPr>
              <w:t>Responsable: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7F913F81" w14:textId="156ED022" w:rsidR="00EA78AD" w:rsidRPr="00EA78AD" w:rsidRDefault="00EA78AD" w:rsidP="00EA78AD">
            <w:pPr>
              <w:rPr>
                <w:lang w:val="es-ES"/>
              </w:rPr>
            </w:pPr>
            <w:r>
              <w:rPr>
                <w:lang w:val="es-ES"/>
              </w:rPr>
              <w:t>Christopher Vasquez Zapata</w:t>
            </w:r>
          </w:p>
        </w:tc>
      </w:tr>
      <w:tr w:rsidR="00EA78AD" w:rsidRPr="00EA78AD" w14:paraId="6992FF6F" w14:textId="77777777" w:rsidTr="00BF403D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28755070" w14:textId="77777777" w:rsidR="00EA78AD" w:rsidRPr="00EA78AD" w:rsidRDefault="00EA78AD" w:rsidP="00EA78AD">
            <w:pPr>
              <w:rPr>
                <w:b/>
                <w:lang w:val="es-ES"/>
              </w:rPr>
            </w:pPr>
            <w:r w:rsidRPr="00EA78AD">
              <w:rPr>
                <w:b/>
                <w:lang w:val="es-ES"/>
              </w:rPr>
              <w:t>Fecha de actualización: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379BA844" w14:textId="6AEDF8AF" w:rsidR="00EA78AD" w:rsidRPr="00EA78AD" w:rsidRDefault="00EA78AD" w:rsidP="00EA78AD">
            <w:pPr>
              <w:rPr>
                <w:lang w:val="es-ES"/>
              </w:rPr>
            </w:pPr>
            <w:r>
              <w:rPr>
                <w:lang w:val="es-ES"/>
              </w:rPr>
              <w:t>29</w:t>
            </w:r>
            <w:r w:rsidRPr="00EA78AD">
              <w:rPr>
                <w:lang w:val="es-ES"/>
              </w:rPr>
              <w:t>-oct-202</w:t>
            </w:r>
            <w:r>
              <w:rPr>
                <w:lang w:val="es-ES"/>
              </w:rPr>
              <w:t>3</w:t>
            </w:r>
          </w:p>
        </w:tc>
      </w:tr>
      <w:tr w:rsidR="00EA78AD" w:rsidRPr="00EA78AD" w14:paraId="50164C9C" w14:textId="77777777" w:rsidTr="00BF403D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475E3125" w14:textId="77777777" w:rsidR="00EA78AD" w:rsidRPr="00EA78AD" w:rsidRDefault="00EA78AD" w:rsidP="00EA78AD">
            <w:pPr>
              <w:rPr>
                <w:b/>
                <w:lang w:val="es-ES"/>
              </w:rPr>
            </w:pPr>
            <w:r w:rsidRPr="00EA78AD">
              <w:rPr>
                <w:b/>
                <w:lang w:val="es-ES"/>
              </w:rPr>
              <w:t>Descripción: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039040E5" w14:textId="4963B47D" w:rsidR="00EA78AD" w:rsidRPr="00EA78AD" w:rsidRDefault="00EA78AD" w:rsidP="00EA78AD">
            <w:pPr>
              <w:rPr>
                <w:lang w:val="es-ES"/>
              </w:rPr>
            </w:pPr>
            <w:r>
              <w:rPr>
                <w:lang w:val="es-ES"/>
              </w:rPr>
              <w:t>El apoyo administrativo elimina uno de los jurados existentes.</w:t>
            </w:r>
          </w:p>
        </w:tc>
      </w:tr>
      <w:tr w:rsidR="00EA78AD" w:rsidRPr="00EA78AD" w14:paraId="46CC606F" w14:textId="77777777" w:rsidTr="00BF403D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0285D817" w14:textId="77777777" w:rsidR="00EA78AD" w:rsidRPr="00EA78AD" w:rsidRDefault="00EA78AD" w:rsidP="00EA78AD">
            <w:pPr>
              <w:rPr>
                <w:b/>
                <w:lang w:val="es-ES"/>
              </w:rPr>
            </w:pPr>
            <w:r w:rsidRPr="00EA78AD">
              <w:rPr>
                <w:b/>
                <w:lang w:val="es-ES"/>
              </w:rPr>
              <w:t>Actor(es):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63BF8E8B" w14:textId="6F304B29" w:rsidR="00EA78AD" w:rsidRPr="00EA78AD" w:rsidRDefault="00EA78AD" w:rsidP="00EA78AD">
            <w:pPr>
              <w:rPr>
                <w:lang w:val="es-ES"/>
              </w:rPr>
            </w:pPr>
            <w:r w:rsidRPr="00EA78AD">
              <w:rPr>
                <w:lang w:val="es-ES"/>
              </w:rPr>
              <w:t>AC-</w:t>
            </w:r>
            <w:r w:rsidR="00C04279">
              <w:rPr>
                <w:lang w:val="es-ES"/>
              </w:rPr>
              <w:t xml:space="preserve">1 </w:t>
            </w:r>
            <w:r>
              <w:rPr>
                <w:lang w:val="es-ES"/>
              </w:rPr>
              <w:t>Apoyo administrativo</w:t>
            </w:r>
          </w:p>
        </w:tc>
      </w:tr>
      <w:tr w:rsidR="00EA78AD" w:rsidRPr="00EA78AD" w14:paraId="3BAA39C0" w14:textId="77777777" w:rsidTr="00BF403D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299C6F6C" w14:textId="77777777" w:rsidR="00EA78AD" w:rsidRPr="00EA78AD" w:rsidRDefault="00EA78AD" w:rsidP="00EA78AD">
            <w:pPr>
              <w:rPr>
                <w:b/>
                <w:lang w:val="es-ES"/>
              </w:rPr>
            </w:pPr>
            <w:r w:rsidRPr="00EA78AD">
              <w:rPr>
                <w:b/>
                <w:lang w:val="es-ES"/>
              </w:rPr>
              <w:t>Disparador: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716B47B1" w14:textId="6B7C5734" w:rsidR="00EA78AD" w:rsidRPr="00EA78AD" w:rsidRDefault="00EA78AD" w:rsidP="00EA78AD">
            <w:pPr>
              <w:rPr>
                <w:lang w:val="es-ES"/>
              </w:rPr>
            </w:pPr>
            <w:r>
              <w:rPr>
                <w:lang w:val="es-ES"/>
              </w:rPr>
              <w:t xml:space="preserve">El apoyo administrativo </w:t>
            </w:r>
            <w:r w:rsidR="008D0A80">
              <w:rPr>
                <w:lang w:val="es-ES"/>
              </w:rPr>
              <w:t xml:space="preserve">selecciona uno de los jurados y da </w:t>
            </w:r>
            <w:proofErr w:type="gramStart"/>
            <w:r w:rsidR="008D0A80">
              <w:rPr>
                <w:lang w:val="es-ES"/>
              </w:rPr>
              <w:t>click</w:t>
            </w:r>
            <w:proofErr w:type="gramEnd"/>
            <w:r w:rsidR="008D0A80">
              <w:rPr>
                <w:lang w:val="es-ES"/>
              </w:rPr>
              <w:t xml:space="preserve"> en el botón “Eliminar”</w:t>
            </w:r>
          </w:p>
        </w:tc>
      </w:tr>
      <w:tr w:rsidR="00EA78AD" w:rsidRPr="00EA78AD" w14:paraId="3739B073" w14:textId="77777777" w:rsidTr="00BF403D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0C765CAF" w14:textId="77777777" w:rsidR="00EA78AD" w:rsidRPr="00EA78AD" w:rsidRDefault="00EA78AD" w:rsidP="00EA78AD">
            <w:pPr>
              <w:rPr>
                <w:b/>
                <w:lang w:val="es-ES"/>
              </w:rPr>
            </w:pPr>
            <w:r w:rsidRPr="00EA78AD">
              <w:rPr>
                <w:b/>
                <w:lang w:val="es-ES"/>
              </w:rPr>
              <w:t>Precondiciones: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08E1EA1" w14:textId="1F4248D3" w:rsidR="00EA78AD" w:rsidRPr="00EA78AD" w:rsidRDefault="00F23419" w:rsidP="00EA78AD">
            <w:pPr>
              <w:rPr>
                <w:lang w:val="es-ES"/>
              </w:rPr>
            </w:pPr>
            <w:r>
              <w:rPr>
                <w:lang w:val="es-ES"/>
              </w:rPr>
              <w:t>PRE-1: Debe haber jurados creados y accesibles</w:t>
            </w:r>
            <w:r w:rsidR="00CE6C04">
              <w:rPr>
                <w:lang w:val="es-ES"/>
              </w:rPr>
              <w:t xml:space="preserve"> en la categoría de Jurado</w:t>
            </w:r>
          </w:p>
        </w:tc>
      </w:tr>
      <w:tr w:rsidR="00EA78AD" w:rsidRPr="00EA78AD" w14:paraId="59968DC0" w14:textId="77777777" w:rsidTr="00BF403D">
        <w:trPr>
          <w:trHeight w:val="2065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3B32FAD4" w14:textId="77777777" w:rsidR="00EA78AD" w:rsidRPr="00EA78AD" w:rsidRDefault="00EA78AD" w:rsidP="00EA78AD">
            <w:pPr>
              <w:rPr>
                <w:b/>
                <w:lang w:val="es-ES"/>
              </w:rPr>
            </w:pPr>
            <w:r w:rsidRPr="00EA78AD">
              <w:rPr>
                <w:b/>
                <w:lang w:val="es-ES"/>
              </w:rPr>
              <w:t>Flujo Normal: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045CD464" w14:textId="77777777" w:rsidR="00EA78AD" w:rsidRDefault="00896273">
            <w:pPr>
              <w:pStyle w:val="Prrafodelista"/>
              <w:numPr>
                <w:ilvl w:val="0"/>
                <w:numId w:val="16"/>
              </w:numPr>
              <w:rPr>
                <w:lang w:val="es-ES"/>
              </w:rPr>
            </w:pPr>
            <w:r>
              <w:rPr>
                <w:lang w:val="es-ES"/>
              </w:rPr>
              <w:t xml:space="preserve">El sistema muestra </w:t>
            </w:r>
            <w:r w:rsidR="00A65A7A">
              <w:rPr>
                <w:lang w:val="es-ES"/>
              </w:rPr>
              <w:t>un mensaje “¿Está seguro de eliminar este jurado?”, junto con los botones de “Aceptar” y “Cancelar”.</w:t>
            </w:r>
          </w:p>
          <w:p w14:paraId="0EB6BC64" w14:textId="77777777" w:rsidR="00A65A7A" w:rsidRDefault="00A65A7A">
            <w:pPr>
              <w:pStyle w:val="Prrafodelista"/>
              <w:numPr>
                <w:ilvl w:val="0"/>
                <w:numId w:val="16"/>
              </w:numPr>
              <w:rPr>
                <w:lang w:val="es-ES"/>
              </w:rPr>
            </w:pPr>
            <w:r>
              <w:rPr>
                <w:lang w:val="es-ES"/>
              </w:rPr>
              <w:t xml:space="preserve">El apoyo administrativo da </w:t>
            </w:r>
            <w:proofErr w:type="gramStart"/>
            <w:r>
              <w:rPr>
                <w:lang w:val="es-ES"/>
              </w:rPr>
              <w:t>click</w:t>
            </w:r>
            <w:proofErr w:type="gramEnd"/>
            <w:r>
              <w:rPr>
                <w:lang w:val="es-ES"/>
              </w:rPr>
              <w:t xml:space="preserve"> en “Aceptar”.</w:t>
            </w:r>
          </w:p>
          <w:p w14:paraId="719D9243" w14:textId="2FAE22A1" w:rsidR="00A65A7A" w:rsidRDefault="00A65A7A">
            <w:pPr>
              <w:pStyle w:val="Prrafodelista"/>
              <w:numPr>
                <w:ilvl w:val="0"/>
                <w:numId w:val="16"/>
              </w:numPr>
              <w:rPr>
                <w:lang w:val="es-ES"/>
              </w:rPr>
            </w:pPr>
            <w:r>
              <w:rPr>
                <w:lang w:val="es-ES"/>
              </w:rPr>
              <w:t>El sistema elimina el jurado del sistema.</w:t>
            </w:r>
            <w:r w:rsidR="009B6694">
              <w:rPr>
                <w:lang w:val="es-ES"/>
              </w:rPr>
              <w:t xml:space="preserve"> </w:t>
            </w:r>
            <w:r w:rsidR="009B6694" w:rsidRPr="004A2D3F">
              <w:rPr>
                <w:highlight w:val="yellow"/>
                <w:lang w:val="es-ES"/>
              </w:rPr>
              <w:t>(</w:t>
            </w:r>
            <w:r w:rsidR="004A2D3F" w:rsidRPr="004A2D3F">
              <w:rPr>
                <w:highlight w:val="yellow"/>
                <w:lang w:val="es-ES"/>
              </w:rPr>
              <w:t xml:space="preserve">Ver </w:t>
            </w:r>
            <w:r w:rsidR="009B6694" w:rsidRPr="004A2D3F">
              <w:rPr>
                <w:highlight w:val="yellow"/>
                <w:lang w:val="es-ES"/>
              </w:rPr>
              <w:t>EX 1)</w:t>
            </w:r>
          </w:p>
          <w:p w14:paraId="1485518F" w14:textId="25AB3597" w:rsidR="00A65A7A" w:rsidRPr="001B165C" w:rsidRDefault="00A65A7A">
            <w:pPr>
              <w:pStyle w:val="Prrafodelista"/>
              <w:numPr>
                <w:ilvl w:val="0"/>
                <w:numId w:val="16"/>
              </w:numPr>
              <w:rPr>
                <w:lang w:val="es-ES"/>
              </w:rPr>
            </w:pPr>
            <w:r>
              <w:rPr>
                <w:lang w:val="es-ES"/>
              </w:rPr>
              <w:t>Termina el caso de uso.</w:t>
            </w:r>
          </w:p>
        </w:tc>
      </w:tr>
      <w:tr w:rsidR="00EA78AD" w:rsidRPr="00EA78AD" w14:paraId="7CA4331F" w14:textId="77777777" w:rsidTr="00BF403D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7FC8DE6E" w14:textId="77777777" w:rsidR="00EA78AD" w:rsidRPr="00EA78AD" w:rsidRDefault="00EA78AD" w:rsidP="00EA78AD">
            <w:pPr>
              <w:rPr>
                <w:b/>
                <w:lang w:val="es-ES"/>
              </w:rPr>
            </w:pPr>
            <w:r w:rsidRPr="00EA78AD">
              <w:rPr>
                <w:b/>
                <w:lang w:val="es-ES"/>
              </w:rPr>
              <w:t>Flujos Alternos: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608C2CEC" w14:textId="671A6E5D" w:rsidR="00EA78AD" w:rsidRPr="00EA78AD" w:rsidRDefault="00F97BF1" w:rsidP="00A65A7A">
            <w:pPr>
              <w:rPr>
                <w:lang w:val="es-ES"/>
              </w:rPr>
            </w:pPr>
            <w:r>
              <w:rPr>
                <w:lang w:val="es-ES"/>
              </w:rPr>
              <w:t>Ninguno</w:t>
            </w:r>
          </w:p>
        </w:tc>
      </w:tr>
      <w:tr w:rsidR="00EA78AD" w:rsidRPr="00EA78AD" w14:paraId="4EA600AC" w14:textId="77777777" w:rsidTr="00BF403D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424A20DA" w14:textId="77777777" w:rsidR="00EA78AD" w:rsidRPr="00EA78AD" w:rsidRDefault="00EA78AD" w:rsidP="00EA78AD">
            <w:pPr>
              <w:rPr>
                <w:b/>
                <w:lang w:val="es-ES"/>
              </w:rPr>
            </w:pPr>
            <w:r w:rsidRPr="00EA78AD">
              <w:rPr>
                <w:b/>
                <w:lang w:val="es-ES"/>
              </w:rPr>
              <w:t>Excepciones: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D1FB158" w14:textId="77777777" w:rsidR="00852F8C" w:rsidRDefault="00080676" w:rsidP="00852F8C">
            <w:pPr>
              <w:suppressAutoHyphens/>
              <w:spacing w:after="200" w:line="276" w:lineRule="auto"/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</w:pP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EX 1 </w:t>
            </w:r>
            <w:r w:rsidR="00852F8C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Se perdió conexión a la base de datos</w:t>
            </w:r>
          </w:p>
          <w:p w14:paraId="33E358AF" w14:textId="77777777" w:rsidR="00852F8C" w:rsidRDefault="00852F8C">
            <w:pPr>
              <w:pStyle w:val="Prrafodelista"/>
              <w:numPr>
                <w:ilvl w:val="0"/>
                <w:numId w:val="33"/>
              </w:numPr>
              <w:suppressAutoHyphens/>
              <w:spacing w:after="200" w:line="276" w:lineRule="auto"/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</w:pP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El sistema muestra una ventana con el mensaje “No hay conexión a la base de datos, por favor inténtelo más tarde” y la opción de “Aceptar”.</w:t>
            </w:r>
          </w:p>
          <w:p w14:paraId="33CDF1A4" w14:textId="77777777" w:rsidR="00852F8C" w:rsidRDefault="00852F8C">
            <w:pPr>
              <w:pStyle w:val="Prrafodelista"/>
              <w:numPr>
                <w:ilvl w:val="0"/>
                <w:numId w:val="33"/>
              </w:numPr>
              <w:suppressAutoHyphens/>
              <w:spacing w:after="200" w:line="276" w:lineRule="auto"/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</w:pP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El apoyo administrativo da </w:t>
            </w:r>
            <w:proofErr w:type="gramStart"/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click</w:t>
            </w:r>
            <w:proofErr w:type="gramEnd"/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 en “Aceptar”.</w:t>
            </w:r>
          </w:p>
          <w:p w14:paraId="7EBBDFAA" w14:textId="77777777" w:rsidR="00852F8C" w:rsidRPr="001D17E1" w:rsidRDefault="00852F8C">
            <w:pPr>
              <w:pStyle w:val="Prrafodelista"/>
              <w:numPr>
                <w:ilvl w:val="0"/>
                <w:numId w:val="33"/>
              </w:numPr>
              <w:suppressAutoHyphens/>
              <w:spacing w:after="200" w:line="276" w:lineRule="auto"/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</w:pPr>
            <w:r w:rsidRPr="001D17E1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Termina el caso de uso y regresan al menú principal.</w:t>
            </w:r>
          </w:p>
          <w:p w14:paraId="05C416A9" w14:textId="08807AB7" w:rsidR="00EA78AD" w:rsidRPr="00080676" w:rsidRDefault="00EA78AD" w:rsidP="00852F8C">
            <w:pPr>
              <w:pStyle w:val="Prrafodelista"/>
              <w:suppressAutoHyphens/>
              <w:spacing w:after="200" w:line="276" w:lineRule="auto"/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</w:pPr>
          </w:p>
        </w:tc>
      </w:tr>
      <w:tr w:rsidR="00EA78AD" w:rsidRPr="00EA78AD" w14:paraId="2204E518" w14:textId="77777777" w:rsidTr="00BF403D">
        <w:trPr>
          <w:trHeight w:val="348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5174B7ED" w14:textId="77777777" w:rsidR="00EA78AD" w:rsidRPr="00EA78AD" w:rsidRDefault="00EA78AD" w:rsidP="00EA78AD">
            <w:pPr>
              <w:rPr>
                <w:b/>
                <w:lang w:val="es-ES"/>
              </w:rPr>
            </w:pPr>
            <w:r w:rsidRPr="00EA78AD">
              <w:rPr>
                <w:b/>
                <w:lang w:val="es-ES"/>
              </w:rPr>
              <w:t>Postcondiciones: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5255009A" w14:textId="669350B5" w:rsidR="00EA78AD" w:rsidRPr="00EA78AD" w:rsidRDefault="00EA78AD" w:rsidP="00EA78AD">
            <w:pPr>
              <w:rPr>
                <w:lang w:val="es-ES"/>
              </w:rPr>
            </w:pPr>
            <w:r w:rsidRPr="00EA78AD">
              <w:rPr>
                <w:lang w:val="es-ES"/>
              </w:rPr>
              <w:t>POST-1</w:t>
            </w:r>
            <w:r w:rsidR="007D77A2">
              <w:rPr>
                <w:lang w:val="es-ES"/>
              </w:rPr>
              <w:t>:</w:t>
            </w:r>
            <w:r w:rsidRPr="00EA78AD">
              <w:rPr>
                <w:lang w:val="es-ES"/>
              </w:rPr>
              <w:t xml:space="preserve"> </w:t>
            </w:r>
            <w:r w:rsidR="00080676">
              <w:rPr>
                <w:lang w:val="es-ES"/>
              </w:rPr>
              <w:t>El jurado eliminado deja de ser visible en la categoría de Jurado</w:t>
            </w:r>
          </w:p>
        </w:tc>
      </w:tr>
      <w:tr w:rsidR="00EA78AD" w:rsidRPr="00EA78AD" w14:paraId="56C4B7FE" w14:textId="77777777" w:rsidTr="00BF403D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30D598B2" w14:textId="77777777" w:rsidR="00EA78AD" w:rsidRPr="00EA78AD" w:rsidRDefault="00EA78AD" w:rsidP="00EA78AD">
            <w:pPr>
              <w:rPr>
                <w:b/>
                <w:lang w:val="es-ES"/>
              </w:rPr>
            </w:pPr>
            <w:r w:rsidRPr="00EA78AD">
              <w:rPr>
                <w:b/>
                <w:lang w:val="es-ES"/>
              </w:rPr>
              <w:t>Reglas de negocio: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44219101" w14:textId="4F9CF2B8" w:rsidR="00EA78AD" w:rsidRPr="00EA78AD" w:rsidRDefault="00EA78AD" w:rsidP="00EA78AD">
            <w:pPr>
              <w:rPr>
                <w:lang w:val="es-ES"/>
              </w:rPr>
            </w:pPr>
            <w:r w:rsidRPr="00EA78AD">
              <w:rPr>
                <w:lang w:val="es-ES"/>
              </w:rPr>
              <w:t>RN-</w:t>
            </w:r>
            <w:r w:rsidR="00080676">
              <w:rPr>
                <w:lang w:val="es-ES"/>
              </w:rPr>
              <w:t>12</w:t>
            </w:r>
          </w:p>
        </w:tc>
      </w:tr>
      <w:tr w:rsidR="00EA78AD" w:rsidRPr="00EA78AD" w14:paraId="3C1E5AD1" w14:textId="77777777" w:rsidTr="00BF403D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53D362F0" w14:textId="77777777" w:rsidR="00EA78AD" w:rsidRPr="00EA78AD" w:rsidRDefault="00EA78AD" w:rsidP="00EA78AD">
            <w:pPr>
              <w:rPr>
                <w:b/>
                <w:lang w:val="es-ES"/>
              </w:rPr>
            </w:pPr>
            <w:r w:rsidRPr="00EA78AD">
              <w:rPr>
                <w:b/>
                <w:lang w:val="es-ES"/>
              </w:rPr>
              <w:t xml:space="preserve">Incluye: 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6F877EF4" w14:textId="77777777" w:rsidR="00EA78AD" w:rsidRPr="00EA78AD" w:rsidRDefault="00EA78AD" w:rsidP="00EA78AD">
            <w:pPr>
              <w:rPr>
                <w:lang w:val="es-ES"/>
              </w:rPr>
            </w:pPr>
            <w:r w:rsidRPr="00EA78AD">
              <w:rPr>
                <w:lang w:val="es-ES"/>
              </w:rPr>
              <w:t>Ninguno</w:t>
            </w:r>
          </w:p>
        </w:tc>
      </w:tr>
      <w:tr w:rsidR="00EA78AD" w:rsidRPr="00EA78AD" w14:paraId="197248B8" w14:textId="77777777" w:rsidTr="00BF403D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738EC749" w14:textId="77777777" w:rsidR="00EA78AD" w:rsidRPr="00EA78AD" w:rsidRDefault="00EA78AD" w:rsidP="00EA78AD">
            <w:pPr>
              <w:rPr>
                <w:b/>
                <w:lang w:val="es-ES"/>
              </w:rPr>
            </w:pPr>
            <w:r w:rsidRPr="00EA78AD">
              <w:rPr>
                <w:b/>
                <w:lang w:val="es-ES"/>
              </w:rPr>
              <w:t>Extiende: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478020AC" w14:textId="092BF7B8" w:rsidR="00EA78AD" w:rsidRPr="00EA78AD" w:rsidRDefault="00891303" w:rsidP="00EA78AD">
            <w:pPr>
              <w:rPr>
                <w:lang w:val="es-ES"/>
              </w:rPr>
            </w:pPr>
            <w:r>
              <w:rPr>
                <w:lang w:val="es-ES"/>
              </w:rPr>
              <w:t>Ninguno</w:t>
            </w:r>
          </w:p>
        </w:tc>
      </w:tr>
    </w:tbl>
    <w:p w14:paraId="22AE9182" w14:textId="0ACBA1AD" w:rsidR="00D35C76" w:rsidRDefault="00D35C76"/>
    <w:p w14:paraId="2509CF05" w14:textId="77777777" w:rsidR="00171875" w:rsidRDefault="00171875"/>
    <w:p w14:paraId="36B501D1" w14:textId="77777777" w:rsidR="00171875" w:rsidRDefault="00171875"/>
    <w:p w14:paraId="5CDA3FBA" w14:textId="2048B42C" w:rsidR="00171875" w:rsidRDefault="0017187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034AF16" wp14:editId="368BD331">
                <wp:simplePos x="0" y="0"/>
                <wp:positionH relativeFrom="column">
                  <wp:posOffset>607695</wp:posOffset>
                </wp:positionH>
                <wp:positionV relativeFrom="paragraph">
                  <wp:posOffset>3736340</wp:posOffset>
                </wp:positionV>
                <wp:extent cx="4693920" cy="635"/>
                <wp:effectExtent l="0" t="0" r="0" b="0"/>
                <wp:wrapSquare wrapText="bothSides"/>
                <wp:docPr id="451149579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39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1299BA" w14:textId="4FB955A7" w:rsidR="00171875" w:rsidRPr="00DB7A68" w:rsidRDefault="00171875" w:rsidP="00171875">
                            <w:pPr>
                              <w:pStyle w:val="Descripcin"/>
                              <w:jc w:val="center"/>
                            </w:pPr>
                            <w:bookmarkStart w:id="43" w:name="_Toc149829158"/>
                            <w:r>
                              <w:t xml:space="preserve">Ilustración </w:t>
                            </w:r>
                            <w:fldSimple w:instr=" SEQ Ilustración \* ARABIC ">
                              <w:r w:rsidR="00AB3081">
                                <w:rPr>
                                  <w:noProof/>
                                </w:rPr>
                                <w:t>26</w:t>
                              </w:r>
                            </w:fldSimple>
                            <w:r>
                              <w:t>.CU-11.1 Eliminación de jurado</w:t>
                            </w:r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34AF16" id="_x0000_s1045" type="#_x0000_t202" style="position:absolute;margin-left:47.85pt;margin-top:294.2pt;width:369.6pt;height: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" stroked="f">
                <v:textbox style="mso-fit-shape-to-text:t" inset="0,0,0,0">
                  <w:txbxContent>
                    <w:p w14:paraId="5A1299BA" w14:textId="4FB955A7" w:rsidR="00171875" w:rsidRPr="00DB7A68" w:rsidRDefault="00171875" w:rsidP="00171875">
                      <w:pPr>
                        <w:pStyle w:val="Descripcin"/>
                        <w:jc w:val="center"/>
                      </w:pPr>
                      <w:bookmarkStart w:id="44" w:name="_Toc149829158"/>
                      <w:r>
                        <w:t xml:space="preserve">Ilustración </w:t>
                      </w:r>
                      <w:fldSimple w:instr=" SEQ Ilustración \* ARABIC ">
                        <w:r w:rsidR="00AB3081">
                          <w:rPr>
                            <w:noProof/>
                          </w:rPr>
                          <w:t>26</w:t>
                        </w:r>
                      </w:fldSimple>
                      <w:r>
                        <w:t>.CU-11.1 Eliminación de jurado</w:t>
                      </w:r>
                      <w:bookmarkEnd w:id="44"/>
                    </w:p>
                  </w:txbxContent>
                </v:textbox>
                <w10:wrap type="square"/>
              </v:shape>
            </w:pict>
          </mc:Fallback>
        </mc:AlternateContent>
      </w:r>
      <w:r w:rsidRPr="00171875">
        <w:rPr>
          <w:noProof/>
        </w:rPr>
        <w:drawing>
          <wp:anchor distT="0" distB="0" distL="114300" distR="114300" simplePos="0" relativeHeight="251723776" behindDoc="0" locked="0" layoutInCell="1" allowOverlap="1" wp14:anchorId="452038DF" wp14:editId="530FC687">
            <wp:simplePos x="0" y="0"/>
            <wp:positionH relativeFrom="column">
              <wp:posOffset>607695</wp:posOffset>
            </wp:positionH>
            <wp:positionV relativeFrom="paragraph">
              <wp:posOffset>49</wp:posOffset>
            </wp:positionV>
            <wp:extent cx="4694400" cy="3679200"/>
            <wp:effectExtent l="0" t="0" r="0" b="0"/>
            <wp:wrapSquare wrapText="bothSides"/>
            <wp:docPr id="192643500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435006" name="Imagen 1" descr="Interfaz de usuario gráfica, Aplicación&#10;&#10;Descripción generada automáticamente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400" cy="367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61B2C0D2" w14:textId="77777777" w:rsidR="00171875" w:rsidRDefault="00171875"/>
    <w:p w14:paraId="002D5717" w14:textId="77777777" w:rsidR="00171875" w:rsidRDefault="00171875"/>
    <w:p w14:paraId="596293D0" w14:textId="77777777" w:rsidR="00171875" w:rsidRDefault="00171875"/>
    <w:p w14:paraId="26512B3F" w14:textId="77777777" w:rsidR="00171875" w:rsidRDefault="00171875"/>
    <w:p w14:paraId="53E90D98" w14:textId="77777777" w:rsidR="00171875" w:rsidRDefault="00171875"/>
    <w:p w14:paraId="64470572" w14:textId="77777777" w:rsidR="00171875" w:rsidRDefault="00171875"/>
    <w:p w14:paraId="5131123E" w14:textId="77777777" w:rsidR="00171875" w:rsidRDefault="00171875"/>
    <w:p w14:paraId="24F2A494" w14:textId="77777777" w:rsidR="00171875" w:rsidRDefault="00171875"/>
    <w:p w14:paraId="277F0906" w14:textId="77777777" w:rsidR="00171875" w:rsidRDefault="00171875"/>
    <w:p w14:paraId="7882D571" w14:textId="77777777" w:rsidR="00171875" w:rsidRDefault="00171875"/>
    <w:p w14:paraId="0376CCE3" w14:textId="77777777" w:rsidR="00171875" w:rsidRDefault="00171875"/>
    <w:p w14:paraId="0B1BB764" w14:textId="77777777" w:rsidR="00171875" w:rsidRDefault="00171875"/>
    <w:p w14:paraId="47D2B55A" w14:textId="77777777" w:rsidR="00171875" w:rsidRDefault="00171875"/>
    <w:p w14:paraId="5D8D1D29" w14:textId="39CE1825" w:rsidR="00171875" w:rsidRDefault="00D348B6"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2810FDF" wp14:editId="390E9781">
                <wp:simplePos x="0" y="0"/>
                <wp:positionH relativeFrom="column">
                  <wp:posOffset>595630</wp:posOffset>
                </wp:positionH>
                <wp:positionV relativeFrom="paragraph">
                  <wp:posOffset>3752850</wp:posOffset>
                </wp:positionV>
                <wp:extent cx="4693920" cy="635"/>
                <wp:effectExtent l="0" t="0" r="0" b="0"/>
                <wp:wrapSquare wrapText="bothSides"/>
                <wp:docPr id="369243664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39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032C87" w14:textId="2FBF4FEA" w:rsidR="00D348B6" w:rsidRPr="00F878FF" w:rsidRDefault="00D348B6" w:rsidP="00D348B6">
                            <w:pPr>
                              <w:pStyle w:val="Descripcin"/>
                              <w:jc w:val="center"/>
                            </w:pPr>
                            <w:bookmarkStart w:id="45" w:name="_Toc149829159"/>
                            <w:r>
                              <w:t xml:space="preserve">Ilustración </w:t>
                            </w:r>
                            <w:fldSimple w:instr=" SEQ Ilustración \* ARABIC ">
                              <w:r w:rsidR="00AB3081">
                                <w:rPr>
                                  <w:noProof/>
                                </w:rPr>
                                <w:t>27</w:t>
                              </w:r>
                            </w:fldSimple>
                            <w:r>
                              <w:t>.EX1 No hay conexión a la base de datos</w:t>
                            </w:r>
                            <w:bookmarkEnd w:id="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810FDF" id="_x0000_s1046" type="#_x0000_t202" style="position:absolute;margin-left:46.9pt;margin-top:295.5pt;width:369.6pt;height:.0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" stroked="f">
                <v:textbox style="mso-fit-shape-to-text:t" inset="0,0,0,0">
                  <w:txbxContent>
                    <w:p w14:paraId="4C032C87" w14:textId="2FBF4FEA" w:rsidR="00D348B6" w:rsidRPr="00F878FF" w:rsidRDefault="00D348B6" w:rsidP="00D348B6">
                      <w:pPr>
                        <w:pStyle w:val="Descripcin"/>
                        <w:jc w:val="center"/>
                      </w:pPr>
                      <w:bookmarkStart w:id="46" w:name="_Toc149829159"/>
                      <w:r>
                        <w:t xml:space="preserve">Ilustración </w:t>
                      </w:r>
                      <w:fldSimple w:instr=" SEQ Ilustración \* ARABIC ">
                        <w:r w:rsidR="00AB3081">
                          <w:rPr>
                            <w:noProof/>
                          </w:rPr>
                          <w:t>27</w:t>
                        </w:r>
                      </w:fldSimple>
                      <w:r>
                        <w:t>.EX1 No hay conexión a la base de datos</w:t>
                      </w:r>
                      <w:bookmarkEnd w:id="46"/>
                    </w:p>
                  </w:txbxContent>
                </v:textbox>
                <w10:wrap type="square"/>
              </v:shape>
            </w:pict>
          </mc:Fallback>
        </mc:AlternateContent>
      </w:r>
      <w:r w:rsidR="00171875" w:rsidRPr="00171875">
        <w:rPr>
          <w:noProof/>
        </w:rPr>
        <w:drawing>
          <wp:anchor distT="0" distB="0" distL="114300" distR="114300" simplePos="0" relativeHeight="251724800" behindDoc="0" locked="0" layoutInCell="1" allowOverlap="1" wp14:anchorId="481AE7B8" wp14:editId="08F237DE">
            <wp:simplePos x="0" y="0"/>
            <wp:positionH relativeFrom="column">
              <wp:posOffset>595972</wp:posOffset>
            </wp:positionH>
            <wp:positionV relativeFrom="paragraph">
              <wp:posOffset>13579</wp:posOffset>
            </wp:positionV>
            <wp:extent cx="4694400" cy="3682800"/>
            <wp:effectExtent l="0" t="0" r="0" b="0"/>
            <wp:wrapSquare wrapText="bothSides"/>
            <wp:docPr id="114003331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033318" name="Imagen 1" descr="Interfaz de usuario gráfica, Aplicación&#10;&#10;Descripción generada automáticamente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400" cy="368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BDDD85" w14:textId="0895CFAF" w:rsidR="00171875" w:rsidRDefault="00171875"/>
    <w:p w14:paraId="148C0668" w14:textId="77777777" w:rsidR="00171875" w:rsidRDefault="00171875"/>
    <w:p w14:paraId="225B7E9E" w14:textId="77777777" w:rsidR="00171875" w:rsidRDefault="00171875"/>
    <w:p w14:paraId="68E549FD" w14:textId="6F58B1FA" w:rsidR="00171875" w:rsidRDefault="00171875"/>
    <w:p w14:paraId="6FD01256" w14:textId="77777777" w:rsidR="00171875" w:rsidRDefault="00171875"/>
    <w:p w14:paraId="1EA939B7" w14:textId="77777777" w:rsidR="00171875" w:rsidRDefault="00171875"/>
    <w:p w14:paraId="79458AA9" w14:textId="77777777" w:rsidR="00171875" w:rsidRDefault="00171875"/>
    <w:p w14:paraId="2B5931B7" w14:textId="77777777" w:rsidR="00171875" w:rsidRDefault="00171875"/>
    <w:p w14:paraId="6167A415" w14:textId="77777777" w:rsidR="00171875" w:rsidRDefault="00171875"/>
    <w:p w14:paraId="229C9B36" w14:textId="77777777" w:rsidR="00171875" w:rsidRDefault="00171875"/>
    <w:p w14:paraId="7D60601F" w14:textId="77777777" w:rsidR="00171875" w:rsidRDefault="00171875"/>
    <w:p w14:paraId="46297CA2" w14:textId="77777777" w:rsidR="00171875" w:rsidRDefault="00171875"/>
    <w:p w14:paraId="35BBD163" w14:textId="77777777" w:rsidR="00171875" w:rsidRDefault="00171875"/>
    <w:p w14:paraId="580CA71D" w14:textId="77777777" w:rsidR="00171875" w:rsidRDefault="00171875"/>
    <w:p w14:paraId="0ED59677" w14:textId="77777777" w:rsidR="00171875" w:rsidRDefault="00171875"/>
    <w:tbl>
      <w:tblPr>
        <w:tblW w:w="4923" w:type="pct"/>
        <w:tblLook w:val="04A0" w:firstRow="1" w:lastRow="0" w:firstColumn="1" w:lastColumn="0" w:noHBand="0" w:noVBand="1"/>
      </w:tblPr>
      <w:tblGrid>
        <w:gridCol w:w="1782"/>
        <w:gridCol w:w="6900"/>
      </w:tblGrid>
      <w:tr w:rsidR="00666DF0" w:rsidRPr="005B6FE0" w14:paraId="26878E03" w14:textId="77777777" w:rsidTr="00BF403D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6C0B982C" w14:textId="77777777" w:rsidR="00666DF0" w:rsidRPr="00731113" w:rsidRDefault="00666DF0" w:rsidP="00BF403D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ID: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3D9D330" w14:textId="123C5720" w:rsidR="00666DF0" w:rsidRPr="005B6FE0" w:rsidRDefault="00666DF0" w:rsidP="00BF403D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CU-1</w:t>
            </w:r>
            <w:r w:rsidR="008E2A7F">
              <w:rPr>
                <w:rFonts w:cs="Arial"/>
                <w:lang w:val="es-ES"/>
              </w:rPr>
              <w:t>2</w:t>
            </w:r>
          </w:p>
        </w:tc>
      </w:tr>
      <w:tr w:rsidR="00666DF0" w:rsidRPr="00731113" w14:paraId="22588CDA" w14:textId="77777777" w:rsidTr="00BF403D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395FDE0F" w14:textId="77777777" w:rsidR="00666DF0" w:rsidRPr="00731113" w:rsidRDefault="00666DF0" w:rsidP="00BF403D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Nombre: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DD6BE8A" w14:textId="1F277914" w:rsidR="00666DF0" w:rsidRPr="00731113" w:rsidRDefault="00666DF0" w:rsidP="00BF403D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Mostrar solicitudes</w:t>
            </w:r>
          </w:p>
        </w:tc>
      </w:tr>
      <w:tr w:rsidR="00666DF0" w:rsidRPr="00731113" w14:paraId="2F94D66C" w14:textId="77777777" w:rsidTr="00BF403D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3A203D12" w14:textId="77777777" w:rsidR="00666DF0" w:rsidRPr="00731113" w:rsidRDefault="00666DF0" w:rsidP="00BF403D">
            <w:pPr>
              <w:rPr>
                <w:rFonts w:cs="Arial"/>
                <w:b/>
                <w:lang w:val="es-ES"/>
              </w:rPr>
            </w:pPr>
            <w:r>
              <w:rPr>
                <w:rFonts w:cs="Arial"/>
                <w:b/>
                <w:lang w:val="es-ES"/>
              </w:rPr>
              <w:t>Responsable: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01D3A606" w14:textId="3A1350ED" w:rsidR="00666DF0" w:rsidRPr="00731113" w:rsidRDefault="00666DF0" w:rsidP="00BF403D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C</w:t>
            </w:r>
            <w:r w:rsidR="001241F0">
              <w:rPr>
                <w:rFonts w:cs="Arial"/>
                <w:lang w:val="es-ES"/>
              </w:rPr>
              <w:t>hristopher Vasquez Zapata</w:t>
            </w:r>
          </w:p>
        </w:tc>
      </w:tr>
      <w:tr w:rsidR="00666DF0" w:rsidRPr="00731113" w14:paraId="756B6BB0" w14:textId="77777777" w:rsidTr="00BF403D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7BF2C772" w14:textId="77777777" w:rsidR="00666DF0" w:rsidRPr="00731113" w:rsidRDefault="00666DF0" w:rsidP="00BF403D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Fecha de actualización: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BDA6BEF" w14:textId="5C8F2E61" w:rsidR="00666DF0" w:rsidRPr="00731113" w:rsidRDefault="001241F0" w:rsidP="00BF403D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29</w:t>
            </w:r>
            <w:r w:rsidR="00666DF0">
              <w:rPr>
                <w:rFonts w:cs="Arial"/>
                <w:lang w:val="es-ES"/>
              </w:rPr>
              <w:t>-oct-202</w:t>
            </w:r>
            <w:r>
              <w:rPr>
                <w:rFonts w:cs="Arial"/>
                <w:lang w:val="es-ES"/>
              </w:rPr>
              <w:t>3</w:t>
            </w:r>
          </w:p>
        </w:tc>
      </w:tr>
      <w:tr w:rsidR="00666DF0" w:rsidRPr="00914E27" w14:paraId="6CBA2A8E" w14:textId="77777777" w:rsidTr="00BF403D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350F4429" w14:textId="77777777" w:rsidR="00666DF0" w:rsidRPr="00731113" w:rsidRDefault="00666DF0" w:rsidP="00BF403D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Descripción: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5B6B13D" w14:textId="56DFCBCA" w:rsidR="00666DF0" w:rsidRPr="00731113" w:rsidRDefault="00666DF0" w:rsidP="00BF403D">
            <w:pPr>
              <w:jc w:val="both"/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 xml:space="preserve">El </w:t>
            </w:r>
            <w:r w:rsidR="00F43BF5">
              <w:rPr>
                <w:rFonts w:cs="Arial"/>
                <w:lang w:val="es-ES"/>
              </w:rPr>
              <w:t>apoyo administrativo consulta las solicitudes recibidas de un registro taller</w:t>
            </w:r>
            <w:r w:rsidR="00330243">
              <w:rPr>
                <w:rFonts w:cs="Arial"/>
                <w:lang w:val="es-ES"/>
              </w:rPr>
              <w:t>.</w:t>
            </w:r>
          </w:p>
        </w:tc>
      </w:tr>
      <w:tr w:rsidR="00666DF0" w:rsidRPr="00731113" w14:paraId="3D57EAAC" w14:textId="77777777" w:rsidTr="00BF403D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3CFF68AC" w14:textId="77777777" w:rsidR="00666DF0" w:rsidRPr="00731113" w:rsidRDefault="00666DF0" w:rsidP="00BF403D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Actor(es):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D5F554B" w14:textId="7164BCE6" w:rsidR="00666DF0" w:rsidRDefault="00666DF0" w:rsidP="00BF403D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AC-</w:t>
            </w:r>
            <w:r w:rsidR="00C04279">
              <w:rPr>
                <w:rFonts w:cs="Arial"/>
                <w:lang w:val="es-ES"/>
              </w:rPr>
              <w:t xml:space="preserve">1 </w:t>
            </w:r>
            <w:r w:rsidR="00F43BF5">
              <w:rPr>
                <w:rFonts w:cs="Arial"/>
                <w:lang w:val="es-ES"/>
              </w:rPr>
              <w:t>Apoyo administrativ</w:t>
            </w:r>
            <w:r w:rsidR="005255AB">
              <w:rPr>
                <w:rFonts w:cs="Arial"/>
                <w:lang w:val="es-ES"/>
              </w:rPr>
              <w:t>o</w:t>
            </w:r>
            <w:r w:rsidR="00C26C94">
              <w:rPr>
                <w:rFonts w:cs="Arial"/>
                <w:lang w:val="es-ES"/>
              </w:rPr>
              <w:t>, AC-</w:t>
            </w:r>
            <w:r w:rsidR="00C04279">
              <w:rPr>
                <w:rFonts w:cs="Arial"/>
                <w:lang w:val="es-ES"/>
              </w:rPr>
              <w:t>2</w:t>
            </w:r>
            <w:r w:rsidR="00C26C94">
              <w:rPr>
                <w:rFonts w:cs="Arial"/>
                <w:lang w:val="es-ES"/>
              </w:rPr>
              <w:t xml:space="preserve"> Coordinador COIL-VIC</w:t>
            </w:r>
            <w:r w:rsidR="00F43BF5">
              <w:rPr>
                <w:rFonts w:cs="Arial"/>
                <w:lang w:val="es-ES"/>
              </w:rPr>
              <w:t>.</w:t>
            </w:r>
          </w:p>
        </w:tc>
      </w:tr>
      <w:tr w:rsidR="00666DF0" w:rsidRPr="00914E27" w14:paraId="767C2FE2" w14:textId="77777777" w:rsidTr="00BF403D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70D2ACD0" w14:textId="77777777" w:rsidR="00666DF0" w:rsidRPr="00731113" w:rsidRDefault="00666DF0" w:rsidP="00BF403D">
            <w:pPr>
              <w:rPr>
                <w:rFonts w:cs="Arial"/>
                <w:b/>
                <w:lang w:val="es-ES"/>
              </w:rPr>
            </w:pPr>
            <w:r>
              <w:rPr>
                <w:rFonts w:cs="Arial"/>
                <w:b/>
                <w:lang w:val="es-ES"/>
              </w:rPr>
              <w:t>Disparador: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5D3C89B8" w14:textId="2E81E263" w:rsidR="00666DF0" w:rsidRPr="00731113" w:rsidRDefault="009252DA" w:rsidP="00BF403D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 xml:space="preserve">El apoyo administrativo da </w:t>
            </w:r>
            <w:r w:rsidR="00891303">
              <w:rPr>
                <w:rFonts w:cs="Arial"/>
                <w:lang w:val="es-ES"/>
              </w:rPr>
              <w:t>clic</w:t>
            </w:r>
            <w:r>
              <w:rPr>
                <w:rFonts w:cs="Arial"/>
                <w:lang w:val="es-ES"/>
              </w:rPr>
              <w:t xml:space="preserve"> en la categoría </w:t>
            </w:r>
            <w:r w:rsidR="000E5255">
              <w:rPr>
                <w:rFonts w:cs="Arial"/>
                <w:lang w:val="es-ES"/>
              </w:rPr>
              <w:t>Solicitudes</w:t>
            </w:r>
          </w:p>
        </w:tc>
      </w:tr>
      <w:tr w:rsidR="00666DF0" w:rsidRPr="002874B0" w14:paraId="068EEA80" w14:textId="77777777" w:rsidTr="00BF403D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1545DB5A" w14:textId="77777777" w:rsidR="00666DF0" w:rsidRPr="00731113" w:rsidRDefault="00666DF0" w:rsidP="00BF403D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Precondiciones: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5133FBBF" w14:textId="3D291F2B" w:rsidR="00666DF0" w:rsidRDefault="00ED3C2D" w:rsidP="00BF403D">
            <w:pPr>
              <w:rPr>
                <w:lang w:val="es-ES"/>
              </w:rPr>
            </w:pPr>
            <w:r>
              <w:rPr>
                <w:lang w:val="es-ES"/>
              </w:rPr>
              <w:t xml:space="preserve">PRE-1 </w:t>
            </w:r>
            <w:r w:rsidR="00BC61AF">
              <w:rPr>
                <w:lang w:val="es-ES"/>
              </w:rPr>
              <w:t>Existe(n)</w:t>
            </w:r>
            <w:r>
              <w:rPr>
                <w:lang w:val="es-ES"/>
              </w:rPr>
              <w:t xml:space="preserve"> formulario</w:t>
            </w:r>
            <w:r w:rsidR="00BC61AF">
              <w:rPr>
                <w:lang w:val="es-ES"/>
              </w:rPr>
              <w:t>(</w:t>
            </w:r>
            <w:r>
              <w:rPr>
                <w:lang w:val="es-ES"/>
              </w:rPr>
              <w:t>s</w:t>
            </w:r>
            <w:r w:rsidR="00BC61AF">
              <w:rPr>
                <w:lang w:val="es-ES"/>
              </w:rPr>
              <w:t>)</w:t>
            </w:r>
            <w:r>
              <w:rPr>
                <w:lang w:val="es-ES"/>
              </w:rPr>
              <w:t xml:space="preserve"> de registro para talle</w:t>
            </w:r>
            <w:r w:rsidR="00BC61AF">
              <w:rPr>
                <w:lang w:val="es-ES"/>
              </w:rPr>
              <w:t>r</w:t>
            </w:r>
            <w:r>
              <w:rPr>
                <w:lang w:val="es-ES"/>
              </w:rPr>
              <w:t xml:space="preserve"> creado</w:t>
            </w:r>
            <w:r w:rsidR="00BC61AF">
              <w:rPr>
                <w:lang w:val="es-ES"/>
              </w:rPr>
              <w:t>(</w:t>
            </w:r>
            <w:r>
              <w:rPr>
                <w:lang w:val="es-ES"/>
              </w:rPr>
              <w:t>s</w:t>
            </w:r>
            <w:r w:rsidR="00BC61AF">
              <w:rPr>
                <w:lang w:val="es-ES"/>
              </w:rPr>
              <w:t>)</w:t>
            </w:r>
            <w:r>
              <w:rPr>
                <w:lang w:val="es-ES"/>
              </w:rPr>
              <w:t>.</w:t>
            </w:r>
          </w:p>
          <w:p w14:paraId="058626E6" w14:textId="1BA18080" w:rsidR="00ED3C2D" w:rsidRPr="00731113" w:rsidRDefault="00ED3C2D" w:rsidP="00BF403D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 xml:space="preserve">PRE-2 </w:t>
            </w:r>
            <w:r w:rsidR="00BC61AF">
              <w:rPr>
                <w:rFonts w:cs="Arial"/>
                <w:lang w:val="es-ES"/>
              </w:rPr>
              <w:t>Existe(n)</w:t>
            </w:r>
            <w:r w:rsidR="007C4BF7">
              <w:rPr>
                <w:rFonts w:cs="Arial"/>
                <w:lang w:val="es-ES"/>
              </w:rPr>
              <w:t xml:space="preserve"> registro</w:t>
            </w:r>
            <w:r w:rsidR="00BC61AF">
              <w:rPr>
                <w:rFonts w:cs="Arial"/>
                <w:lang w:val="es-ES"/>
              </w:rPr>
              <w:t>(s)</w:t>
            </w:r>
            <w:r w:rsidR="007C4BF7">
              <w:rPr>
                <w:rFonts w:cs="Arial"/>
                <w:lang w:val="es-ES"/>
              </w:rPr>
              <w:t xml:space="preserve"> realizado</w:t>
            </w:r>
            <w:r w:rsidR="00BC61AF">
              <w:rPr>
                <w:rFonts w:cs="Arial"/>
                <w:lang w:val="es-ES"/>
              </w:rPr>
              <w:t>(s)</w:t>
            </w:r>
            <w:r w:rsidR="007C4BF7">
              <w:rPr>
                <w:rFonts w:cs="Arial"/>
                <w:lang w:val="es-ES"/>
              </w:rPr>
              <w:t xml:space="preserve"> por parte de un aspirante.</w:t>
            </w:r>
          </w:p>
        </w:tc>
      </w:tr>
      <w:tr w:rsidR="00666DF0" w:rsidRPr="00914E27" w14:paraId="521B0FD8" w14:textId="77777777" w:rsidTr="00BF403D">
        <w:trPr>
          <w:trHeight w:val="2065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33C6D2AB" w14:textId="77777777" w:rsidR="00666DF0" w:rsidRPr="00731113" w:rsidRDefault="00666DF0" w:rsidP="00BF403D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Flujo Normal: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35413231" w14:textId="114211E9" w:rsidR="00666DF0" w:rsidRDefault="00C00CA6">
            <w:pPr>
              <w:pStyle w:val="Prrafodelista"/>
              <w:numPr>
                <w:ilvl w:val="0"/>
                <w:numId w:val="17"/>
              </w:numPr>
              <w:spacing w:after="0" w:line="276" w:lineRule="auto"/>
              <w:rPr>
                <w:lang w:val="es-ES"/>
              </w:rPr>
            </w:pPr>
            <w:r>
              <w:rPr>
                <w:lang w:val="es-ES"/>
              </w:rPr>
              <w:t xml:space="preserve">El sistema despliega una ventana donde se muestra en la parte superior y de forma centrada el </w:t>
            </w:r>
            <w:r w:rsidR="00595A90">
              <w:rPr>
                <w:lang w:val="es-ES"/>
              </w:rPr>
              <w:t>título</w:t>
            </w:r>
            <w:r>
              <w:rPr>
                <w:lang w:val="es-ES"/>
              </w:rPr>
              <w:t xml:space="preserve"> “Solicitudes registro talleres”</w:t>
            </w:r>
            <w:r w:rsidR="0058037E">
              <w:rPr>
                <w:lang w:val="es-ES"/>
              </w:rPr>
              <w:t>, en la parte centra</w:t>
            </w:r>
            <w:r w:rsidR="00D70ADF">
              <w:rPr>
                <w:lang w:val="es-ES"/>
              </w:rPr>
              <w:t>l</w:t>
            </w:r>
            <w:r w:rsidR="0058037E">
              <w:rPr>
                <w:lang w:val="es-ES"/>
              </w:rPr>
              <w:t xml:space="preserve"> aparecen fichas con el nombre de los registros talleres</w:t>
            </w:r>
            <w:r w:rsidR="00D70ADF">
              <w:rPr>
                <w:lang w:val="es-ES"/>
              </w:rPr>
              <w:t xml:space="preserve">, las fichas contienen el botón de </w:t>
            </w:r>
            <w:r w:rsidR="00937BC1">
              <w:rPr>
                <w:lang w:val="es-ES"/>
              </w:rPr>
              <w:t>“Solicitudes</w:t>
            </w:r>
            <w:r w:rsidR="00D70ADF">
              <w:rPr>
                <w:lang w:val="es-ES"/>
              </w:rPr>
              <w:t>”.</w:t>
            </w:r>
          </w:p>
          <w:p w14:paraId="2D9B9D52" w14:textId="641E428C" w:rsidR="00D70ADF" w:rsidRDefault="00D70ADF">
            <w:pPr>
              <w:pStyle w:val="Prrafodelista"/>
              <w:numPr>
                <w:ilvl w:val="0"/>
                <w:numId w:val="17"/>
              </w:numPr>
              <w:spacing w:after="0" w:line="276" w:lineRule="auto"/>
              <w:rPr>
                <w:lang w:val="es-ES"/>
              </w:rPr>
            </w:pPr>
            <w:r>
              <w:rPr>
                <w:lang w:val="es-ES"/>
              </w:rPr>
              <w:t xml:space="preserve">El apoyo administrativo da </w:t>
            </w:r>
            <w:r w:rsidR="00891303">
              <w:rPr>
                <w:lang w:val="es-ES"/>
              </w:rPr>
              <w:t>clic</w:t>
            </w:r>
            <w:r>
              <w:rPr>
                <w:lang w:val="es-ES"/>
              </w:rPr>
              <w:t xml:space="preserve"> </w:t>
            </w:r>
            <w:r w:rsidR="00304BFC">
              <w:rPr>
                <w:lang w:val="es-ES"/>
              </w:rPr>
              <w:t>en el botón “</w:t>
            </w:r>
            <w:r w:rsidR="00937BC1">
              <w:rPr>
                <w:lang w:val="es-ES"/>
              </w:rPr>
              <w:t>Solicitudes</w:t>
            </w:r>
            <w:r w:rsidR="00304BFC">
              <w:rPr>
                <w:lang w:val="es-ES"/>
              </w:rPr>
              <w:t xml:space="preserve">” </w:t>
            </w:r>
            <w:r w:rsidR="00334181">
              <w:rPr>
                <w:lang w:val="es-ES"/>
              </w:rPr>
              <w:t>de uno</w:t>
            </w:r>
            <w:r>
              <w:rPr>
                <w:lang w:val="es-ES"/>
              </w:rPr>
              <w:t xml:space="preserve"> de </w:t>
            </w:r>
            <w:r w:rsidR="0034253F">
              <w:rPr>
                <w:lang w:val="es-ES"/>
              </w:rPr>
              <w:t>los registros de talleres COIL-VIC de su elección</w:t>
            </w:r>
            <w:r w:rsidR="00304BFC">
              <w:rPr>
                <w:lang w:val="es-ES"/>
              </w:rPr>
              <w:t>.</w:t>
            </w:r>
            <w:r w:rsidR="0040433B">
              <w:rPr>
                <w:lang w:val="es-ES"/>
              </w:rPr>
              <w:t xml:space="preserve"> </w:t>
            </w:r>
            <w:r w:rsidR="0040433B" w:rsidRPr="0040433B">
              <w:rPr>
                <w:highlight w:val="yellow"/>
                <w:lang w:val="es-ES"/>
              </w:rPr>
              <w:t>(Ver EX 1)</w:t>
            </w:r>
          </w:p>
          <w:p w14:paraId="571EAA46" w14:textId="78AB8C17" w:rsidR="00304BFC" w:rsidRDefault="00304BFC">
            <w:pPr>
              <w:pStyle w:val="Prrafodelista"/>
              <w:numPr>
                <w:ilvl w:val="0"/>
                <w:numId w:val="17"/>
              </w:numPr>
              <w:spacing w:after="0" w:line="276" w:lineRule="auto"/>
              <w:rPr>
                <w:lang w:val="es-ES"/>
              </w:rPr>
            </w:pPr>
            <w:r>
              <w:rPr>
                <w:lang w:val="es-ES"/>
              </w:rPr>
              <w:t>El sistema</w:t>
            </w:r>
            <w:r w:rsidR="004B5444">
              <w:rPr>
                <w:lang w:val="es-ES"/>
              </w:rPr>
              <w:t xml:space="preserve"> despliega una ventana donde se muestra en la parte superior y de forma centrada el título del registro-taller y posteriormente </w:t>
            </w:r>
            <w:r w:rsidR="00354EFF">
              <w:rPr>
                <w:lang w:val="es-ES"/>
              </w:rPr>
              <w:t>las solicitudes en forma de ficha cada una</w:t>
            </w:r>
            <w:r w:rsidR="00757245">
              <w:rPr>
                <w:lang w:val="es-ES"/>
              </w:rPr>
              <w:t xml:space="preserve"> con </w:t>
            </w:r>
            <w:r w:rsidR="005D7C15">
              <w:rPr>
                <w:lang w:val="es-ES"/>
              </w:rPr>
              <w:t xml:space="preserve">una descripción que contiene datos básicos del aspirante y </w:t>
            </w:r>
            <w:r w:rsidR="00757245">
              <w:rPr>
                <w:lang w:val="es-ES"/>
              </w:rPr>
              <w:t>los botones de “Mostrar detalles”</w:t>
            </w:r>
            <w:r w:rsidR="00334181">
              <w:rPr>
                <w:lang w:val="es-ES"/>
              </w:rPr>
              <w:t>,” Evaluar</w:t>
            </w:r>
            <w:r w:rsidR="00757245">
              <w:rPr>
                <w:lang w:val="es-ES"/>
              </w:rPr>
              <w:t>”</w:t>
            </w:r>
            <w:r w:rsidR="00334181">
              <w:rPr>
                <w:lang w:val="es-ES"/>
              </w:rPr>
              <w:t>,” Aceptar</w:t>
            </w:r>
            <w:r w:rsidR="00757245">
              <w:rPr>
                <w:lang w:val="es-ES"/>
              </w:rPr>
              <w:t>”</w:t>
            </w:r>
            <w:r w:rsidR="005D7C15">
              <w:rPr>
                <w:lang w:val="es-ES"/>
              </w:rPr>
              <w:t xml:space="preserve"> </w:t>
            </w:r>
            <w:r w:rsidR="00334181">
              <w:rPr>
                <w:lang w:val="es-ES"/>
              </w:rPr>
              <w:t xml:space="preserve">y” </w:t>
            </w:r>
            <w:r w:rsidR="006728B8">
              <w:rPr>
                <w:lang w:val="es-ES"/>
              </w:rPr>
              <w:t>Rechazar</w:t>
            </w:r>
            <w:r w:rsidR="00757245">
              <w:rPr>
                <w:lang w:val="es-ES"/>
              </w:rPr>
              <w:t>”</w:t>
            </w:r>
            <w:r w:rsidR="005D7C15">
              <w:rPr>
                <w:lang w:val="es-ES"/>
              </w:rPr>
              <w:t>.</w:t>
            </w:r>
          </w:p>
          <w:p w14:paraId="1C18C01A" w14:textId="5718B059" w:rsidR="00937BC1" w:rsidRDefault="00937BC1">
            <w:pPr>
              <w:pStyle w:val="Prrafodelista"/>
              <w:numPr>
                <w:ilvl w:val="0"/>
                <w:numId w:val="17"/>
              </w:numPr>
              <w:spacing w:after="0" w:line="276" w:lineRule="auto"/>
              <w:rPr>
                <w:lang w:val="es-ES"/>
              </w:rPr>
            </w:pPr>
            <w:r>
              <w:rPr>
                <w:lang w:val="es-ES"/>
              </w:rPr>
              <w:t xml:space="preserve">El apoyo administrativo </w:t>
            </w:r>
            <w:r w:rsidR="00BC61AF">
              <w:rPr>
                <w:lang w:val="es-ES"/>
              </w:rPr>
              <w:t>cierra la ventana.</w:t>
            </w:r>
            <w:r w:rsidR="00C26C94">
              <w:rPr>
                <w:lang w:val="es-ES"/>
              </w:rPr>
              <w:t xml:space="preserve"> </w:t>
            </w:r>
            <w:r w:rsidR="00C26C94" w:rsidRPr="006728B8">
              <w:rPr>
                <w:highlight w:val="yellow"/>
                <w:lang w:val="es-ES"/>
              </w:rPr>
              <w:t>(Ver FA 3.1,3.2,3.3,3.4)</w:t>
            </w:r>
          </w:p>
          <w:p w14:paraId="5C916D4D" w14:textId="26C9B8AA" w:rsidR="005D7C15" w:rsidRPr="00C00CA6" w:rsidRDefault="005D7C15">
            <w:pPr>
              <w:pStyle w:val="Prrafodelista"/>
              <w:numPr>
                <w:ilvl w:val="0"/>
                <w:numId w:val="17"/>
              </w:numPr>
              <w:spacing w:after="0" w:line="276" w:lineRule="auto"/>
              <w:rPr>
                <w:lang w:val="es-ES"/>
              </w:rPr>
            </w:pPr>
            <w:r>
              <w:rPr>
                <w:lang w:val="es-ES"/>
              </w:rPr>
              <w:t>Termina el caso de uso</w:t>
            </w:r>
          </w:p>
        </w:tc>
      </w:tr>
      <w:tr w:rsidR="00666DF0" w:rsidRPr="00914E27" w14:paraId="30CAAA81" w14:textId="77777777" w:rsidTr="00BF403D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733BA862" w14:textId="77777777" w:rsidR="00666DF0" w:rsidRPr="00731113" w:rsidRDefault="00666DF0" w:rsidP="00BF403D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Flujos Alternos: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6B5C5965" w14:textId="77777777" w:rsidR="00666DF0" w:rsidRDefault="00C26C94" w:rsidP="007C4BF7">
            <w:pPr>
              <w:spacing w:after="200" w:line="276" w:lineRule="auto"/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3.1 El apoyo administrativo o coordinado COIL-VIC da clic en “Mostrar detalles”.</w:t>
            </w:r>
          </w:p>
          <w:p w14:paraId="720CBC21" w14:textId="43B719B1" w:rsidR="00C26C94" w:rsidRDefault="00C26C94">
            <w:pPr>
              <w:pStyle w:val="Prrafodelista"/>
              <w:numPr>
                <w:ilvl w:val="0"/>
                <w:numId w:val="36"/>
              </w:numPr>
              <w:spacing w:after="200" w:line="276" w:lineRule="auto"/>
              <w:rPr>
                <w:rFonts w:cs="Arial"/>
                <w:lang w:val="es-ES"/>
              </w:rPr>
            </w:pPr>
            <w:r w:rsidRPr="00C26C94">
              <w:rPr>
                <w:rFonts w:cs="Arial"/>
                <w:lang w:val="es-ES"/>
              </w:rPr>
              <w:t xml:space="preserve">Extiende al </w:t>
            </w:r>
            <w:r w:rsidRPr="00C26C94">
              <w:rPr>
                <w:rFonts w:cs="Arial"/>
                <w:highlight w:val="cyan"/>
                <w:lang w:val="es-ES"/>
              </w:rPr>
              <w:t>CU-13 Mostrar detalles solicitud</w:t>
            </w:r>
            <w:r w:rsidR="006728B8">
              <w:rPr>
                <w:rFonts w:cs="Arial"/>
                <w:lang w:val="es-ES"/>
              </w:rPr>
              <w:t>.</w:t>
            </w:r>
          </w:p>
          <w:p w14:paraId="0FA80A97" w14:textId="77777777" w:rsidR="00C26C94" w:rsidRDefault="00C26C94" w:rsidP="00C26C94">
            <w:pPr>
              <w:spacing w:after="200" w:line="276" w:lineRule="auto"/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3.2 El apoyo administrativo da clic en “Evaluar”</w:t>
            </w:r>
          </w:p>
          <w:p w14:paraId="7D836BD9" w14:textId="5D262CC3" w:rsidR="00C26C94" w:rsidRDefault="00C26C94">
            <w:pPr>
              <w:pStyle w:val="Prrafodelista"/>
              <w:numPr>
                <w:ilvl w:val="0"/>
                <w:numId w:val="37"/>
              </w:numPr>
              <w:spacing w:after="200" w:line="276" w:lineRule="auto"/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 xml:space="preserve">Extiende al </w:t>
            </w:r>
            <w:r w:rsidRPr="00C26C94">
              <w:rPr>
                <w:rFonts w:cs="Arial"/>
                <w:highlight w:val="cyan"/>
                <w:lang w:val="es-ES"/>
              </w:rPr>
              <w:t>CU-14 Evaluar solicitud</w:t>
            </w:r>
            <w:r w:rsidR="006728B8">
              <w:rPr>
                <w:rFonts w:cs="Arial"/>
                <w:lang w:val="es-ES"/>
              </w:rPr>
              <w:t>.</w:t>
            </w:r>
          </w:p>
          <w:p w14:paraId="48BE122D" w14:textId="77777777" w:rsidR="00C26C94" w:rsidRDefault="00C26C94" w:rsidP="00C26C94">
            <w:pPr>
              <w:spacing w:after="200" w:line="276" w:lineRule="auto"/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3.3 El apoyo administrativo o coordinador COIL-VIC da clic en “Aceptar”</w:t>
            </w:r>
          </w:p>
          <w:p w14:paraId="3B05CE24" w14:textId="77777777" w:rsidR="00C26C94" w:rsidRDefault="006728B8">
            <w:pPr>
              <w:pStyle w:val="Prrafodelista"/>
              <w:numPr>
                <w:ilvl w:val="0"/>
                <w:numId w:val="38"/>
              </w:numPr>
              <w:spacing w:after="200" w:line="276" w:lineRule="auto"/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 xml:space="preserve">Extiende al </w:t>
            </w:r>
            <w:r w:rsidRPr="006728B8">
              <w:rPr>
                <w:rFonts w:cs="Arial"/>
                <w:highlight w:val="cyan"/>
                <w:lang w:val="es-ES"/>
              </w:rPr>
              <w:t>CU-15 Aceptar solicitud</w:t>
            </w:r>
            <w:r>
              <w:rPr>
                <w:rFonts w:cs="Arial"/>
                <w:lang w:val="es-ES"/>
              </w:rPr>
              <w:t>.</w:t>
            </w:r>
          </w:p>
          <w:p w14:paraId="3C0DFC6B" w14:textId="77777777" w:rsidR="006728B8" w:rsidRDefault="006728B8" w:rsidP="006728B8">
            <w:pPr>
              <w:spacing w:after="200" w:line="276" w:lineRule="auto"/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lastRenderedPageBreak/>
              <w:t>3.4 El apoyo administrativo o coordinador COIL-VIC da clic en “Rechazar”</w:t>
            </w:r>
          </w:p>
          <w:p w14:paraId="054485B9" w14:textId="35FFA8E3" w:rsidR="00117E34" w:rsidRPr="00117E34" w:rsidRDefault="00117E34">
            <w:pPr>
              <w:pStyle w:val="Prrafodelista"/>
              <w:numPr>
                <w:ilvl w:val="0"/>
                <w:numId w:val="39"/>
              </w:numPr>
              <w:spacing w:after="200" w:line="276" w:lineRule="auto"/>
              <w:rPr>
                <w:rFonts w:cs="Arial"/>
                <w:lang w:val="es-ES"/>
              </w:rPr>
            </w:pPr>
            <w:r w:rsidRPr="00117E34">
              <w:rPr>
                <w:rFonts w:cs="Arial"/>
                <w:lang w:val="es-ES"/>
              </w:rPr>
              <w:t xml:space="preserve">Extiende al </w:t>
            </w:r>
            <w:r w:rsidRPr="00117E34">
              <w:rPr>
                <w:rFonts w:cs="Arial"/>
                <w:highlight w:val="cyan"/>
                <w:lang w:val="es-ES"/>
              </w:rPr>
              <w:t>CU-16 Rechazar solicitud</w:t>
            </w:r>
            <w:r>
              <w:rPr>
                <w:rFonts w:cs="Arial"/>
                <w:lang w:val="es-ES"/>
              </w:rPr>
              <w:t>.</w:t>
            </w:r>
          </w:p>
        </w:tc>
      </w:tr>
      <w:tr w:rsidR="00666DF0" w:rsidRPr="00914E27" w14:paraId="14EB76AB" w14:textId="77777777" w:rsidTr="00BF403D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69FBD55A" w14:textId="77777777" w:rsidR="00666DF0" w:rsidRPr="00731113" w:rsidRDefault="00666DF0" w:rsidP="00BF403D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lastRenderedPageBreak/>
              <w:t>Excepciones: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F05DA06" w14:textId="77777777" w:rsidR="00852F8C" w:rsidRDefault="0040433B" w:rsidP="00852F8C">
            <w:pPr>
              <w:suppressAutoHyphens/>
              <w:spacing w:after="200" w:line="276" w:lineRule="auto"/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</w:pP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EX 1 </w:t>
            </w:r>
            <w:r w:rsidR="00852F8C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Se perdió conexión a la base de datos</w:t>
            </w:r>
          </w:p>
          <w:p w14:paraId="3E89E3A2" w14:textId="77777777" w:rsidR="00852F8C" w:rsidRDefault="00852F8C">
            <w:pPr>
              <w:pStyle w:val="Prrafodelista"/>
              <w:numPr>
                <w:ilvl w:val="0"/>
                <w:numId w:val="32"/>
              </w:numPr>
              <w:suppressAutoHyphens/>
              <w:spacing w:after="200" w:line="276" w:lineRule="auto"/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</w:pP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El sistema muestra una ventana con el mensaje “No hay conexión a la base de datos, por favor inténtelo más tarde” y la opción de “Aceptar”.</w:t>
            </w:r>
          </w:p>
          <w:p w14:paraId="4AEE9452" w14:textId="70867EDA" w:rsidR="00852F8C" w:rsidRDefault="00852F8C">
            <w:pPr>
              <w:pStyle w:val="Prrafodelista"/>
              <w:numPr>
                <w:ilvl w:val="0"/>
                <w:numId w:val="32"/>
              </w:numPr>
              <w:suppressAutoHyphens/>
              <w:spacing w:after="200" w:line="276" w:lineRule="auto"/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</w:pP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El apoyo administrativo da clic en “Aceptar”.</w:t>
            </w:r>
          </w:p>
          <w:p w14:paraId="3DBCD8CB" w14:textId="77777777" w:rsidR="00852F8C" w:rsidRPr="001D17E1" w:rsidRDefault="00852F8C">
            <w:pPr>
              <w:pStyle w:val="Prrafodelista"/>
              <w:numPr>
                <w:ilvl w:val="0"/>
                <w:numId w:val="32"/>
              </w:numPr>
              <w:suppressAutoHyphens/>
              <w:spacing w:after="200" w:line="276" w:lineRule="auto"/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</w:pPr>
            <w:r w:rsidRPr="001D17E1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Termina el caso de uso y regresan al menú principal.</w:t>
            </w:r>
          </w:p>
          <w:p w14:paraId="62092C0A" w14:textId="10D5B6C5" w:rsidR="00666DF0" w:rsidRPr="0040433B" w:rsidRDefault="00666DF0" w:rsidP="00852F8C">
            <w:pPr>
              <w:pStyle w:val="Prrafodelista"/>
              <w:suppressAutoHyphens/>
              <w:spacing w:after="200" w:line="276" w:lineRule="auto"/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</w:pPr>
          </w:p>
        </w:tc>
      </w:tr>
      <w:tr w:rsidR="00666DF0" w:rsidRPr="00914E27" w14:paraId="1FCD7606" w14:textId="77777777" w:rsidTr="00BF403D">
        <w:trPr>
          <w:trHeight w:val="348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28343B57" w14:textId="77777777" w:rsidR="00666DF0" w:rsidRPr="00731113" w:rsidRDefault="00666DF0" w:rsidP="00BF403D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Pos</w:t>
            </w:r>
            <w:r>
              <w:rPr>
                <w:rFonts w:cs="Arial"/>
                <w:b/>
                <w:lang w:val="es-ES"/>
              </w:rPr>
              <w:t>t</w:t>
            </w:r>
            <w:r w:rsidRPr="00731113">
              <w:rPr>
                <w:rFonts w:cs="Arial"/>
                <w:b/>
                <w:lang w:val="es-ES"/>
              </w:rPr>
              <w:t>condiciones: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6D5638C9" w14:textId="70426D7C" w:rsidR="00666DF0" w:rsidRPr="00731113" w:rsidRDefault="007C4BF7" w:rsidP="00BF403D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Ninguna</w:t>
            </w:r>
          </w:p>
        </w:tc>
      </w:tr>
      <w:tr w:rsidR="00666DF0" w:rsidRPr="00914E27" w14:paraId="36E96D88" w14:textId="77777777" w:rsidTr="00BF403D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28359986" w14:textId="77777777" w:rsidR="00666DF0" w:rsidRPr="00731113" w:rsidRDefault="00666DF0" w:rsidP="00BF403D">
            <w:pPr>
              <w:rPr>
                <w:rFonts w:cs="Arial"/>
                <w:b/>
                <w:lang w:val="es-ES"/>
              </w:rPr>
            </w:pPr>
            <w:r>
              <w:rPr>
                <w:rFonts w:cs="Arial"/>
                <w:b/>
                <w:lang w:val="es-ES"/>
              </w:rPr>
              <w:t>Reglas de negocio: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3D17E5D" w14:textId="62067F2D" w:rsidR="00666DF0" w:rsidRDefault="007C4BF7" w:rsidP="00BF403D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RN-1</w:t>
            </w:r>
            <w:r w:rsidR="00C00CA6">
              <w:rPr>
                <w:rFonts w:cs="Arial"/>
                <w:lang w:val="es-ES"/>
              </w:rPr>
              <w:t>, RN-4</w:t>
            </w:r>
          </w:p>
        </w:tc>
      </w:tr>
      <w:tr w:rsidR="00666DF0" w:rsidRPr="005B6FE0" w14:paraId="652F7D77" w14:textId="77777777" w:rsidTr="00BF403D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341BD9A4" w14:textId="77777777" w:rsidR="00666DF0" w:rsidRPr="00731113" w:rsidRDefault="00666DF0" w:rsidP="00BF403D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 xml:space="preserve">Incluye: 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2B793D40" w14:textId="77777777" w:rsidR="00666DF0" w:rsidRPr="005B6FE0" w:rsidRDefault="00666DF0" w:rsidP="00BF403D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Ninguno</w:t>
            </w:r>
          </w:p>
        </w:tc>
      </w:tr>
      <w:tr w:rsidR="00666DF0" w:rsidRPr="00731113" w14:paraId="29928898" w14:textId="77777777" w:rsidTr="00BF403D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69ED276D" w14:textId="530474A2" w:rsidR="00666DF0" w:rsidRPr="00731113" w:rsidRDefault="00E20AC2" w:rsidP="00BF403D">
            <w:pPr>
              <w:rPr>
                <w:rFonts w:cs="Arial"/>
                <w:b/>
                <w:lang w:val="es-ES"/>
              </w:rPr>
            </w:pPr>
            <w:r>
              <w:rPr>
                <w:rFonts w:cs="Arial"/>
                <w:b/>
                <w:lang w:val="es-ES"/>
              </w:rPr>
              <w:t xml:space="preserve"> </w:t>
            </w:r>
            <w:r w:rsidR="00666DF0" w:rsidRPr="00731113">
              <w:rPr>
                <w:rFonts w:cs="Arial"/>
                <w:b/>
                <w:lang w:val="es-ES"/>
              </w:rPr>
              <w:t>Extiende: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4A0E81B3" w14:textId="498DAADA" w:rsidR="00666DF0" w:rsidRPr="00731113" w:rsidRDefault="00BC61AF" w:rsidP="00BF403D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CU-13. Mostrar detalles solicitud, CU-14. Evaluar solicitud, CU-15. Aceptar solicitud, CU-16. Rechazar solicitud</w:t>
            </w:r>
          </w:p>
        </w:tc>
      </w:tr>
    </w:tbl>
    <w:p w14:paraId="3BE74494" w14:textId="15FBF45D" w:rsidR="00CD0250" w:rsidRDefault="00D348B6"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DDA53C5" wp14:editId="454759E9">
                <wp:simplePos x="0" y="0"/>
                <wp:positionH relativeFrom="column">
                  <wp:posOffset>595630</wp:posOffset>
                </wp:positionH>
                <wp:positionV relativeFrom="paragraph">
                  <wp:posOffset>4010025</wp:posOffset>
                </wp:positionV>
                <wp:extent cx="4693920" cy="635"/>
                <wp:effectExtent l="0" t="0" r="0" b="0"/>
                <wp:wrapSquare wrapText="bothSides"/>
                <wp:docPr id="2120636586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39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D62854" w14:textId="6075B939" w:rsidR="00D348B6" w:rsidRPr="00963C9F" w:rsidRDefault="00D348B6" w:rsidP="00D348B6">
                            <w:pPr>
                              <w:pStyle w:val="Descripcin"/>
                              <w:jc w:val="center"/>
                            </w:pPr>
                            <w:bookmarkStart w:id="47" w:name="_Toc149829160"/>
                            <w:r>
                              <w:t xml:space="preserve">Ilustración </w:t>
                            </w:r>
                            <w:fldSimple w:instr=" SEQ Ilustración \* ARABIC ">
                              <w:r w:rsidR="00AB3081">
                                <w:rPr>
                                  <w:noProof/>
                                </w:rPr>
                                <w:t>28</w:t>
                              </w:r>
                            </w:fldSimple>
                            <w:r>
                              <w:t>.CU-12.1 Consultar solicitudes de talleres</w:t>
                            </w:r>
                            <w:bookmarkEnd w:id="4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DA53C5" id="_x0000_s1047" type="#_x0000_t202" style="position:absolute;margin-left:46.9pt;margin-top:315.75pt;width:369.6pt;height:.0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" stroked="f">
                <v:textbox style="mso-fit-shape-to-text:t" inset="0,0,0,0">
                  <w:txbxContent>
                    <w:p w14:paraId="39D62854" w14:textId="6075B939" w:rsidR="00D348B6" w:rsidRPr="00963C9F" w:rsidRDefault="00D348B6" w:rsidP="00D348B6">
                      <w:pPr>
                        <w:pStyle w:val="Descripcin"/>
                        <w:jc w:val="center"/>
                      </w:pPr>
                      <w:bookmarkStart w:id="48" w:name="_Toc149829160"/>
                      <w:r>
                        <w:t xml:space="preserve">Ilustración </w:t>
                      </w:r>
                      <w:fldSimple w:instr=" SEQ Ilustración \* ARABIC ">
                        <w:r w:rsidR="00AB3081">
                          <w:rPr>
                            <w:noProof/>
                          </w:rPr>
                          <w:t>28</w:t>
                        </w:r>
                      </w:fldSimple>
                      <w:r>
                        <w:t>.CU-12.1 Consultar solicitudes de talleres</w:t>
                      </w:r>
                      <w:bookmarkEnd w:id="48"/>
                    </w:p>
                  </w:txbxContent>
                </v:textbox>
                <w10:wrap type="square"/>
              </v:shape>
            </w:pict>
          </mc:Fallback>
        </mc:AlternateContent>
      </w:r>
      <w:r w:rsidRPr="00D348B6">
        <w:rPr>
          <w:noProof/>
        </w:rPr>
        <w:drawing>
          <wp:anchor distT="0" distB="0" distL="114300" distR="114300" simplePos="0" relativeHeight="251729920" behindDoc="0" locked="0" layoutInCell="1" allowOverlap="1" wp14:anchorId="15680D9D" wp14:editId="10C483EC">
            <wp:simplePos x="0" y="0"/>
            <wp:positionH relativeFrom="column">
              <wp:posOffset>595972</wp:posOffset>
            </wp:positionH>
            <wp:positionV relativeFrom="paragraph">
              <wp:posOffset>277836</wp:posOffset>
            </wp:positionV>
            <wp:extent cx="4694400" cy="3675600"/>
            <wp:effectExtent l="0" t="0" r="0" b="1270"/>
            <wp:wrapSquare wrapText="bothSides"/>
            <wp:docPr id="182145036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450365" name="Imagen 1" descr="Interfaz de usuario gráfica, Aplicación&#10;&#10;Descripción generada automáticamente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400" cy="367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182BF5" w14:textId="1B90B57C" w:rsidR="00E20AC2" w:rsidRDefault="00E20AC2"/>
    <w:p w14:paraId="326143DB" w14:textId="77777777" w:rsidR="00AD4D84" w:rsidRDefault="00AD4D84"/>
    <w:p w14:paraId="1920F4CD" w14:textId="20A95D21" w:rsidR="00AD4D84" w:rsidRDefault="00D348B6">
      <w:r>
        <w:t xml:space="preserve"> </w:t>
      </w:r>
    </w:p>
    <w:p w14:paraId="21A59186" w14:textId="77777777" w:rsidR="00D348B6" w:rsidRDefault="00D348B6"/>
    <w:p w14:paraId="32898F76" w14:textId="77777777" w:rsidR="00D348B6" w:rsidRDefault="00D348B6"/>
    <w:p w14:paraId="6A0483E2" w14:textId="77777777" w:rsidR="00D348B6" w:rsidRDefault="00D348B6"/>
    <w:p w14:paraId="3C52A5AB" w14:textId="77777777" w:rsidR="00D348B6" w:rsidRDefault="00D348B6"/>
    <w:p w14:paraId="288E7FC9" w14:textId="77777777" w:rsidR="00D348B6" w:rsidRDefault="00D348B6"/>
    <w:p w14:paraId="22D7CB4B" w14:textId="77777777" w:rsidR="00D348B6" w:rsidRDefault="00D348B6"/>
    <w:p w14:paraId="225D9728" w14:textId="77777777" w:rsidR="00D348B6" w:rsidRDefault="00D348B6"/>
    <w:p w14:paraId="768A7CC1" w14:textId="77777777" w:rsidR="00D348B6" w:rsidRDefault="00D348B6"/>
    <w:p w14:paraId="05D4167D" w14:textId="77777777" w:rsidR="00D348B6" w:rsidRDefault="00D348B6"/>
    <w:p w14:paraId="3124387A" w14:textId="77777777" w:rsidR="00D348B6" w:rsidRDefault="00D348B6"/>
    <w:p w14:paraId="2AE95A1A" w14:textId="77777777" w:rsidR="00D348B6" w:rsidRDefault="00D348B6"/>
    <w:p w14:paraId="7DB68AB4" w14:textId="77777777" w:rsidR="00D348B6" w:rsidRDefault="00D348B6" w:rsidP="00D348B6">
      <w:pPr>
        <w:keepNext/>
      </w:pPr>
      <w:r w:rsidRPr="00D348B6">
        <w:rPr>
          <w:noProof/>
        </w:rPr>
        <w:lastRenderedPageBreak/>
        <w:drawing>
          <wp:anchor distT="0" distB="0" distL="114300" distR="114300" simplePos="0" relativeHeight="251732992" behindDoc="0" locked="0" layoutInCell="1" allowOverlap="1" wp14:anchorId="2C4EE3D7" wp14:editId="501A44FB">
            <wp:simplePos x="0" y="0"/>
            <wp:positionH relativeFrom="margin">
              <wp:align>center</wp:align>
            </wp:positionH>
            <wp:positionV relativeFrom="paragraph">
              <wp:posOffset>342</wp:posOffset>
            </wp:positionV>
            <wp:extent cx="4690800" cy="3664800"/>
            <wp:effectExtent l="0" t="0" r="0" b="0"/>
            <wp:wrapSquare wrapText="bothSides"/>
            <wp:docPr id="117739688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396886" name="Imagen 1" descr="Interfaz de usuario gráfica, Aplicación&#10;&#10;Descripción generada automáticamente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800" cy="366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31A8BF" w14:textId="70D57948" w:rsidR="00D348B6" w:rsidRDefault="00D348B6" w:rsidP="00D348B6">
      <w:pPr>
        <w:pStyle w:val="Descripcin"/>
        <w:jc w:val="center"/>
      </w:pPr>
      <w:bookmarkStart w:id="49" w:name="_Toc149829161"/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741FE84" wp14:editId="39BE60E8">
                <wp:simplePos x="0" y="0"/>
                <wp:positionH relativeFrom="column">
                  <wp:posOffset>459105</wp:posOffset>
                </wp:positionH>
                <wp:positionV relativeFrom="paragraph">
                  <wp:posOffset>7376795</wp:posOffset>
                </wp:positionV>
                <wp:extent cx="4693920" cy="635"/>
                <wp:effectExtent l="0" t="0" r="0" b="0"/>
                <wp:wrapSquare wrapText="bothSides"/>
                <wp:docPr id="1970450439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39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DE6015" w14:textId="61191420" w:rsidR="00D348B6" w:rsidRPr="00BD4E37" w:rsidRDefault="00D348B6" w:rsidP="00D348B6">
                            <w:pPr>
                              <w:pStyle w:val="Descripcin"/>
                              <w:jc w:val="center"/>
                            </w:pPr>
                            <w:bookmarkStart w:id="50" w:name="_Toc149829162"/>
                            <w:r>
                              <w:t xml:space="preserve">Ilustración </w:t>
                            </w:r>
                            <w:fldSimple w:instr=" SEQ Ilustración \* ARABIC ">
                              <w:r w:rsidR="00AB3081">
                                <w:rPr>
                                  <w:noProof/>
                                </w:rPr>
                                <w:t>29</w:t>
                              </w:r>
                            </w:fldSimple>
                            <w:r>
                              <w:t>.CU-12EX1 No hay conexión a la base de datos</w:t>
                            </w:r>
                            <w:bookmarkEnd w:id="5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41FE84" id="_x0000_s1048" type="#_x0000_t202" style="position:absolute;left:0;text-align:left;margin-left:36.15pt;margin-top:580.85pt;width:369.6pt;height:.0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" stroked="f">
                <v:textbox style="mso-fit-shape-to-text:t" inset="0,0,0,0">
                  <w:txbxContent>
                    <w:p w14:paraId="79DE6015" w14:textId="61191420" w:rsidR="00D348B6" w:rsidRPr="00BD4E37" w:rsidRDefault="00D348B6" w:rsidP="00D348B6">
                      <w:pPr>
                        <w:pStyle w:val="Descripcin"/>
                        <w:jc w:val="center"/>
                      </w:pPr>
                      <w:bookmarkStart w:id="51" w:name="_Toc149829162"/>
                      <w:r>
                        <w:t xml:space="preserve">Ilustración </w:t>
                      </w:r>
                      <w:fldSimple w:instr=" SEQ Ilustración \* ARABIC ">
                        <w:r w:rsidR="00AB3081">
                          <w:rPr>
                            <w:noProof/>
                          </w:rPr>
                          <w:t>29</w:t>
                        </w:r>
                      </w:fldSimple>
                      <w:r>
                        <w:t>.CU-12EX1 No hay conexión a la base de datos</w:t>
                      </w:r>
                      <w:bookmarkEnd w:id="51"/>
                    </w:p>
                  </w:txbxContent>
                </v:textbox>
                <w10:wrap type="square"/>
              </v:shape>
            </w:pict>
          </mc:Fallback>
        </mc:AlternateContent>
      </w:r>
      <w:r w:rsidRPr="00D348B6">
        <w:rPr>
          <w:noProof/>
        </w:rPr>
        <w:drawing>
          <wp:anchor distT="0" distB="0" distL="114300" distR="114300" simplePos="0" relativeHeight="251734016" behindDoc="0" locked="0" layoutInCell="1" allowOverlap="1" wp14:anchorId="784E921E" wp14:editId="2D4579F5">
            <wp:simplePos x="0" y="0"/>
            <wp:positionH relativeFrom="margin">
              <wp:align>center</wp:align>
            </wp:positionH>
            <wp:positionV relativeFrom="paragraph">
              <wp:posOffset>3644421</wp:posOffset>
            </wp:positionV>
            <wp:extent cx="4694400" cy="3675600"/>
            <wp:effectExtent l="0" t="0" r="0" b="1270"/>
            <wp:wrapSquare wrapText="bothSides"/>
            <wp:docPr id="170960962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609621" name="Imagen 1" descr="Interfaz de usuario gráfica, Aplicación&#10;&#10;Descripción generada automáticamente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400" cy="367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Ilustración </w:t>
      </w:r>
      <w:fldSimple w:instr=" SEQ Ilustración \* ARABIC ">
        <w:r w:rsidR="00AB3081">
          <w:rPr>
            <w:noProof/>
          </w:rPr>
          <w:t>30</w:t>
        </w:r>
      </w:fldSimple>
      <w:r>
        <w:t>.CU-12.3 Consultar solicitudes de un taller</w:t>
      </w:r>
      <w:bookmarkEnd w:id="49"/>
    </w:p>
    <w:p w14:paraId="7EC39824" w14:textId="41923F11" w:rsidR="00D348B6" w:rsidRPr="00D348B6" w:rsidRDefault="00D348B6" w:rsidP="00D348B6"/>
    <w:p w14:paraId="782E0FCB" w14:textId="5D646553" w:rsidR="00D348B6" w:rsidRDefault="00D348B6">
      <w:r>
        <w:t xml:space="preserve"> </w:t>
      </w:r>
    </w:p>
    <w:p w14:paraId="015A96ED" w14:textId="77777777" w:rsidR="00D348B6" w:rsidRDefault="00D348B6"/>
    <w:p w14:paraId="71C74CE3" w14:textId="77777777" w:rsidR="00D348B6" w:rsidRDefault="00D348B6"/>
    <w:p w14:paraId="20CBA47E" w14:textId="77777777" w:rsidR="00D348B6" w:rsidRDefault="00D348B6"/>
    <w:p w14:paraId="1D5143A2" w14:textId="77777777" w:rsidR="00D348B6" w:rsidRDefault="00D348B6"/>
    <w:p w14:paraId="79DC7C27" w14:textId="77777777" w:rsidR="00D348B6" w:rsidRDefault="00D348B6"/>
    <w:p w14:paraId="34769BD0" w14:textId="77777777" w:rsidR="00D348B6" w:rsidRDefault="00D348B6"/>
    <w:p w14:paraId="669B054A" w14:textId="77777777" w:rsidR="00D348B6" w:rsidRDefault="00D348B6"/>
    <w:p w14:paraId="421E5720" w14:textId="77777777" w:rsidR="00D348B6" w:rsidRDefault="00D348B6"/>
    <w:p w14:paraId="4524A8A8" w14:textId="77777777" w:rsidR="00D348B6" w:rsidRDefault="00D348B6"/>
    <w:p w14:paraId="4ED7B100" w14:textId="77777777" w:rsidR="00D348B6" w:rsidRDefault="00D348B6"/>
    <w:p w14:paraId="0E7BD098" w14:textId="77777777" w:rsidR="00D348B6" w:rsidRDefault="00D348B6"/>
    <w:p w14:paraId="574361BE" w14:textId="77777777" w:rsidR="00D348B6" w:rsidRDefault="00D348B6"/>
    <w:p w14:paraId="114F547F" w14:textId="77777777" w:rsidR="00D348B6" w:rsidRDefault="00D348B6"/>
    <w:tbl>
      <w:tblPr>
        <w:tblW w:w="4923" w:type="pct"/>
        <w:tblLook w:val="04A0" w:firstRow="1" w:lastRow="0" w:firstColumn="1" w:lastColumn="0" w:noHBand="0" w:noVBand="1"/>
      </w:tblPr>
      <w:tblGrid>
        <w:gridCol w:w="1782"/>
        <w:gridCol w:w="6900"/>
      </w:tblGrid>
      <w:tr w:rsidR="00A677D3" w:rsidRPr="005B6FE0" w14:paraId="7A3F0755" w14:textId="77777777" w:rsidTr="00681195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15268875" w14:textId="77777777" w:rsidR="00A677D3" w:rsidRPr="00731113" w:rsidRDefault="00A677D3" w:rsidP="00681195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lastRenderedPageBreak/>
              <w:t>ID: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024DB5AB" w14:textId="52428DB3" w:rsidR="00A677D3" w:rsidRPr="005B6FE0" w:rsidRDefault="00A677D3" w:rsidP="00681195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CU-1</w:t>
            </w:r>
            <w:r w:rsidR="008E2A7F">
              <w:rPr>
                <w:rFonts w:cs="Arial"/>
                <w:lang w:val="es-ES"/>
              </w:rPr>
              <w:t>3</w:t>
            </w:r>
          </w:p>
        </w:tc>
      </w:tr>
      <w:tr w:rsidR="00A677D3" w:rsidRPr="00731113" w14:paraId="634A2EFE" w14:textId="77777777" w:rsidTr="00681195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5F093A25" w14:textId="77777777" w:rsidR="00A677D3" w:rsidRPr="00731113" w:rsidRDefault="00A677D3" w:rsidP="00681195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Nombre: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00088E5D" w14:textId="07035F0C" w:rsidR="00A677D3" w:rsidRPr="00731113" w:rsidRDefault="00A677D3" w:rsidP="00681195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 xml:space="preserve">Mostrar </w:t>
            </w:r>
            <w:r w:rsidR="00363890">
              <w:rPr>
                <w:rFonts w:cs="Arial"/>
                <w:lang w:val="es-ES"/>
              </w:rPr>
              <w:t>detalles solicitud</w:t>
            </w:r>
          </w:p>
        </w:tc>
      </w:tr>
      <w:tr w:rsidR="00A677D3" w:rsidRPr="00731113" w14:paraId="57C9EE97" w14:textId="77777777" w:rsidTr="00681195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2FF9C2BB" w14:textId="77777777" w:rsidR="00A677D3" w:rsidRPr="00731113" w:rsidRDefault="00A677D3" w:rsidP="00681195">
            <w:pPr>
              <w:rPr>
                <w:rFonts w:cs="Arial"/>
                <w:b/>
                <w:lang w:val="es-ES"/>
              </w:rPr>
            </w:pPr>
            <w:r>
              <w:rPr>
                <w:rFonts w:cs="Arial"/>
                <w:b/>
                <w:lang w:val="es-ES"/>
              </w:rPr>
              <w:t>Responsable: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BB05C19" w14:textId="77777777" w:rsidR="00A677D3" w:rsidRPr="00731113" w:rsidRDefault="00A677D3" w:rsidP="00681195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Christopher Vasquez Zapata</w:t>
            </w:r>
          </w:p>
        </w:tc>
      </w:tr>
      <w:tr w:rsidR="00A677D3" w:rsidRPr="00731113" w14:paraId="28A657DD" w14:textId="77777777" w:rsidTr="00681195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78D309F1" w14:textId="77777777" w:rsidR="00A677D3" w:rsidRPr="00731113" w:rsidRDefault="00A677D3" w:rsidP="00681195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Fecha de actualización: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533162C1" w14:textId="08642995" w:rsidR="00A677D3" w:rsidRPr="00731113" w:rsidRDefault="00363890" w:rsidP="00681195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30</w:t>
            </w:r>
            <w:r w:rsidR="00A677D3">
              <w:rPr>
                <w:rFonts w:cs="Arial"/>
                <w:lang w:val="es-ES"/>
              </w:rPr>
              <w:t>-oct-2023</w:t>
            </w:r>
          </w:p>
        </w:tc>
      </w:tr>
      <w:tr w:rsidR="00A677D3" w:rsidRPr="00914E27" w14:paraId="3E4DE578" w14:textId="77777777" w:rsidTr="00681195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10857348" w14:textId="77777777" w:rsidR="00A677D3" w:rsidRPr="00731113" w:rsidRDefault="00A677D3" w:rsidP="00681195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Descripción: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6AA45B42" w14:textId="29D0D5D5" w:rsidR="00A677D3" w:rsidRPr="00731113" w:rsidRDefault="00A677D3" w:rsidP="00681195">
            <w:pPr>
              <w:jc w:val="both"/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El apoyo administrativo consulta l</w:t>
            </w:r>
            <w:r w:rsidR="00C5463D">
              <w:rPr>
                <w:rFonts w:cs="Arial"/>
                <w:lang w:val="es-ES"/>
              </w:rPr>
              <w:t>os detalles de las solicitudes de registro</w:t>
            </w:r>
            <w:r>
              <w:rPr>
                <w:rFonts w:cs="Arial"/>
                <w:lang w:val="es-ES"/>
              </w:rPr>
              <w:t xml:space="preserve"> taller de COIL-VIC.</w:t>
            </w:r>
          </w:p>
        </w:tc>
      </w:tr>
      <w:tr w:rsidR="00A677D3" w:rsidRPr="00731113" w14:paraId="2F0B9665" w14:textId="77777777" w:rsidTr="00681195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4D68F50D" w14:textId="77777777" w:rsidR="00A677D3" w:rsidRPr="00731113" w:rsidRDefault="00A677D3" w:rsidP="00681195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Actor(es):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4E8DC000" w14:textId="47776124" w:rsidR="00A677D3" w:rsidRDefault="00A677D3" w:rsidP="00681195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AC-</w:t>
            </w:r>
            <w:r w:rsidR="00C04279">
              <w:rPr>
                <w:rFonts w:cs="Arial"/>
                <w:lang w:val="es-ES"/>
              </w:rPr>
              <w:t xml:space="preserve">1 </w:t>
            </w:r>
            <w:r>
              <w:rPr>
                <w:rFonts w:cs="Arial"/>
                <w:lang w:val="es-ES"/>
              </w:rPr>
              <w:t>Apoyo administrativo</w:t>
            </w:r>
            <w:r w:rsidR="00C26C94">
              <w:rPr>
                <w:rFonts w:cs="Arial"/>
                <w:lang w:val="es-ES"/>
              </w:rPr>
              <w:t>, AC-</w:t>
            </w:r>
            <w:r w:rsidR="00C04279">
              <w:rPr>
                <w:rFonts w:cs="Arial"/>
                <w:lang w:val="es-ES"/>
              </w:rPr>
              <w:t xml:space="preserve">2 </w:t>
            </w:r>
            <w:r w:rsidR="00C26C94">
              <w:rPr>
                <w:rFonts w:cs="Arial"/>
                <w:lang w:val="es-ES"/>
              </w:rPr>
              <w:t>Coordinador COIL-VIC</w:t>
            </w:r>
            <w:r>
              <w:rPr>
                <w:rFonts w:cs="Arial"/>
                <w:lang w:val="es-ES"/>
              </w:rPr>
              <w:t>.</w:t>
            </w:r>
          </w:p>
        </w:tc>
      </w:tr>
      <w:tr w:rsidR="00A677D3" w:rsidRPr="00914E27" w14:paraId="1A15CB7A" w14:textId="77777777" w:rsidTr="00681195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6A9564B9" w14:textId="77777777" w:rsidR="00A677D3" w:rsidRPr="00731113" w:rsidRDefault="00A677D3" w:rsidP="00681195">
            <w:pPr>
              <w:rPr>
                <w:rFonts w:cs="Arial"/>
                <w:b/>
                <w:lang w:val="es-ES"/>
              </w:rPr>
            </w:pPr>
            <w:r>
              <w:rPr>
                <w:rFonts w:cs="Arial"/>
                <w:b/>
                <w:lang w:val="es-ES"/>
              </w:rPr>
              <w:t>Disparador: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00460AB7" w14:textId="51200DFA" w:rsidR="00A677D3" w:rsidRPr="00731113" w:rsidRDefault="00A677D3" w:rsidP="00681195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 xml:space="preserve">El apoyo administrativo </w:t>
            </w:r>
            <w:r w:rsidR="00C5463D">
              <w:rPr>
                <w:rFonts w:cs="Arial"/>
                <w:lang w:val="es-ES"/>
              </w:rPr>
              <w:t xml:space="preserve">selecciona una solicitud y da </w:t>
            </w:r>
            <w:proofErr w:type="gramStart"/>
            <w:r w:rsidR="00C5463D">
              <w:rPr>
                <w:rFonts w:cs="Arial"/>
                <w:lang w:val="es-ES"/>
              </w:rPr>
              <w:t>click</w:t>
            </w:r>
            <w:proofErr w:type="gramEnd"/>
            <w:r w:rsidR="00C5463D">
              <w:rPr>
                <w:rFonts w:cs="Arial"/>
                <w:lang w:val="es-ES"/>
              </w:rPr>
              <w:t xml:space="preserve"> en “Más detalles”</w:t>
            </w:r>
          </w:p>
        </w:tc>
      </w:tr>
      <w:tr w:rsidR="00A677D3" w:rsidRPr="002874B0" w14:paraId="414A9B15" w14:textId="77777777" w:rsidTr="00681195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512BB541" w14:textId="77777777" w:rsidR="00A677D3" w:rsidRPr="00731113" w:rsidRDefault="00A677D3" w:rsidP="00681195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Precondiciones: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CE09B76" w14:textId="77777777" w:rsidR="00BC61AF" w:rsidRDefault="00BC61AF" w:rsidP="00BC61AF">
            <w:pPr>
              <w:rPr>
                <w:lang w:val="es-ES"/>
              </w:rPr>
            </w:pPr>
            <w:r>
              <w:rPr>
                <w:lang w:val="es-ES"/>
              </w:rPr>
              <w:t>PRE-1 Existe(n) formulario(s) de registro para taller COIL-VIC creado(s).</w:t>
            </w:r>
          </w:p>
          <w:p w14:paraId="5613665B" w14:textId="6FB8BBAE" w:rsidR="00A677D3" w:rsidRPr="00731113" w:rsidRDefault="00BC61AF" w:rsidP="00BC61AF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PRE-2 Existe(n) registro(s) realizado(s) por parte de un aspirante.</w:t>
            </w:r>
          </w:p>
        </w:tc>
      </w:tr>
      <w:tr w:rsidR="00A677D3" w:rsidRPr="00D753C1" w14:paraId="67F59A11" w14:textId="77777777" w:rsidTr="00681195">
        <w:trPr>
          <w:trHeight w:val="2065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662C4F4A" w14:textId="77777777" w:rsidR="00A677D3" w:rsidRPr="00731113" w:rsidRDefault="00A677D3" w:rsidP="00681195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Flujo Normal: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4CEAC1D8" w14:textId="0AEE3AEA" w:rsidR="009A6D67" w:rsidRPr="00C00CA6" w:rsidRDefault="00A677D3">
            <w:pPr>
              <w:pStyle w:val="Prrafodelista"/>
              <w:numPr>
                <w:ilvl w:val="0"/>
                <w:numId w:val="18"/>
              </w:numPr>
              <w:spacing w:after="0" w:line="276" w:lineRule="auto"/>
              <w:rPr>
                <w:lang w:val="es-ES"/>
              </w:rPr>
            </w:pPr>
            <w:r>
              <w:rPr>
                <w:lang w:val="es-ES"/>
              </w:rPr>
              <w:t xml:space="preserve">El sistema despliega una </w:t>
            </w:r>
            <w:r w:rsidR="000F6C10">
              <w:rPr>
                <w:lang w:val="es-ES"/>
              </w:rPr>
              <w:t>ventana emergente</w:t>
            </w:r>
            <w:r w:rsidR="001A0715">
              <w:rPr>
                <w:lang w:val="es-ES"/>
              </w:rPr>
              <w:t>, en la parte superior centra</w:t>
            </w:r>
            <w:r w:rsidR="002B3571">
              <w:rPr>
                <w:lang w:val="es-ES"/>
              </w:rPr>
              <w:t xml:space="preserve">l </w:t>
            </w:r>
            <w:r w:rsidR="001A0715">
              <w:rPr>
                <w:lang w:val="es-ES"/>
              </w:rPr>
              <w:t xml:space="preserve">se encuentra el </w:t>
            </w:r>
            <w:r w:rsidR="002B3571">
              <w:rPr>
                <w:lang w:val="es-ES"/>
              </w:rPr>
              <w:t>número</w:t>
            </w:r>
            <w:r w:rsidR="001A0715">
              <w:rPr>
                <w:lang w:val="es-ES"/>
              </w:rPr>
              <w:t xml:space="preserve"> de solicitud, en la parte superior izquierda está el botón de </w:t>
            </w:r>
            <w:r w:rsidR="00D753C1">
              <w:rPr>
                <w:lang w:val="es-ES"/>
              </w:rPr>
              <w:t>“C</w:t>
            </w:r>
            <w:r w:rsidR="001A0715">
              <w:rPr>
                <w:lang w:val="es-ES"/>
              </w:rPr>
              <w:t>errar</w:t>
            </w:r>
            <w:r w:rsidR="00D753C1">
              <w:rPr>
                <w:lang w:val="es-ES"/>
              </w:rPr>
              <w:t>”</w:t>
            </w:r>
            <w:r w:rsidR="00241206">
              <w:rPr>
                <w:lang w:val="es-ES"/>
              </w:rPr>
              <w:t>. En la parte centra</w:t>
            </w:r>
            <w:r w:rsidR="002B3571">
              <w:rPr>
                <w:lang w:val="es-ES"/>
              </w:rPr>
              <w:t>l</w:t>
            </w:r>
            <w:r w:rsidR="00241206">
              <w:rPr>
                <w:lang w:val="es-ES"/>
              </w:rPr>
              <w:t xml:space="preserve"> de la ventana se muestran los datos de solicitud</w:t>
            </w:r>
            <w:r w:rsidR="00E35E2D">
              <w:rPr>
                <w:lang w:val="es-ES"/>
              </w:rPr>
              <w:t xml:space="preserve"> ingresados po</w:t>
            </w:r>
            <w:r w:rsidR="005C6A70">
              <w:rPr>
                <w:lang w:val="es-ES"/>
              </w:rPr>
              <w:t>r el aspirante.</w:t>
            </w:r>
            <w:r w:rsidR="0086668A">
              <w:rPr>
                <w:lang w:val="es-ES"/>
              </w:rPr>
              <w:t xml:space="preserve"> </w:t>
            </w:r>
            <w:r w:rsidR="0086668A" w:rsidRPr="0086668A">
              <w:rPr>
                <w:highlight w:val="yellow"/>
                <w:lang w:val="es-ES"/>
              </w:rPr>
              <w:t>(Ver EX 1)</w:t>
            </w:r>
          </w:p>
          <w:p w14:paraId="58A15CD8" w14:textId="77777777" w:rsidR="00A677D3" w:rsidRDefault="00122ED0">
            <w:pPr>
              <w:pStyle w:val="Prrafodelista"/>
              <w:numPr>
                <w:ilvl w:val="0"/>
                <w:numId w:val="18"/>
              </w:numPr>
              <w:spacing w:after="0" w:line="276" w:lineRule="auto"/>
              <w:rPr>
                <w:lang w:val="es-ES"/>
              </w:rPr>
            </w:pPr>
            <w:r>
              <w:rPr>
                <w:lang w:val="es-ES"/>
              </w:rPr>
              <w:t xml:space="preserve">El apoyo </w:t>
            </w:r>
            <w:r w:rsidR="00D753C1">
              <w:rPr>
                <w:lang w:val="es-ES"/>
              </w:rPr>
              <w:t xml:space="preserve">administrativo </w:t>
            </w:r>
            <w:r>
              <w:rPr>
                <w:lang w:val="es-ES"/>
              </w:rPr>
              <w:t>consulta los detalles de la solicitud</w:t>
            </w:r>
            <w:r w:rsidR="00D753C1">
              <w:rPr>
                <w:lang w:val="es-ES"/>
              </w:rPr>
              <w:t xml:space="preserve"> y presiona el botón de “Cerrar”.</w:t>
            </w:r>
          </w:p>
          <w:p w14:paraId="71FBE7B9" w14:textId="1F0603B0" w:rsidR="0086668A" w:rsidRPr="00C00CA6" w:rsidRDefault="0086668A">
            <w:pPr>
              <w:pStyle w:val="Prrafodelista"/>
              <w:numPr>
                <w:ilvl w:val="0"/>
                <w:numId w:val="18"/>
              </w:numPr>
              <w:spacing w:after="0" w:line="276" w:lineRule="auto"/>
              <w:rPr>
                <w:lang w:val="es-ES"/>
              </w:rPr>
            </w:pPr>
            <w:r>
              <w:rPr>
                <w:lang w:val="es-ES"/>
              </w:rPr>
              <w:t>Termina el caso de uso.</w:t>
            </w:r>
          </w:p>
        </w:tc>
      </w:tr>
      <w:tr w:rsidR="00A677D3" w:rsidRPr="00914E27" w14:paraId="5C19A78F" w14:textId="77777777" w:rsidTr="00681195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542473BD" w14:textId="77777777" w:rsidR="00A677D3" w:rsidRPr="00731113" w:rsidRDefault="00A677D3" w:rsidP="00681195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Flujos Alternos: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1578F347" w14:textId="77777777" w:rsidR="00A677D3" w:rsidRPr="007C4BF7" w:rsidRDefault="00A677D3" w:rsidP="00681195">
            <w:pPr>
              <w:spacing w:after="200" w:line="276" w:lineRule="auto"/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Ninguna</w:t>
            </w:r>
          </w:p>
        </w:tc>
      </w:tr>
      <w:tr w:rsidR="00A677D3" w:rsidRPr="00914E27" w14:paraId="4ED48002" w14:textId="77777777" w:rsidTr="00681195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5F3DFEB3" w14:textId="77777777" w:rsidR="00A677D3" w:rsidRPr="00731113" w:rsidRDefault="00A677D3" w:rsidP="00681195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Excepciones: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8F88EB6" w14:textId="77777777" w:rsidR="0016241F" w:rsidRDefault="00A677D3" w:rsidP="0016241F">
            <w:pPr>
              <w:suppressAutoHyphens/>
              <w:spacing w:after="200" w:line="276" w:lineRule="auto"/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</w:pP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EX 1 </w:t>
            </w:r>
            <w:r w:rsidR="0016241F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Se perdió conexión a la base de datos</w:t>
            </w:r>
          </w:p>
          <w:p w14:paraId="6287931D" w14:textId="77777777" w:rsidR="0016241F" w:rsidRDefault="0016241F">
            <w:pPr>
              <w:pStyle w:val="Prrafodelista"/>
              <w:numPr>
                <w:ilvl w:val="0"/>
                <w:numId w:val="45"/>
              </w:numPr>
              <w:suppressAutoHyphens/>
              <w:spacing w:after="200" w:line="276" w:lineRule="auto"/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</w:pP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El sistema muestra una ventana con el mensaje “No hay conexión a la base de datos, por favor inténtelo más tarde” y la opción de “Aceptar”.</w:t>
            </w:r>
          </w:p>
          <w:p w14:paraId="0623A5D1" w14:textId="77777777" w:rsidR="0016241F" w:rsidRDefault="0016241F">
            <w:pPr>
              <w:pStyle w:val="Prrafodelista"/>
              <w:numPr>
                <w:ilvl w:val="0"/>
                <w:numId w:val="45"/>
              </w:numPr>
              <w:suppressAutoHyphens/>
              <w:spacing w:after="200" w:line="276" w:lineRule="auto"/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</w:pP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El apoyo administrativo da clic en “Aceptar”.</w:t>
            </w:r>
          </w:p>
          <w:p w14:paraId="209CF415" w14:textId="77777777" w:rsidR="0016241F" w:rsidRPr="001D17E1" w:rsidRDefault="0016241F">
            <w:pPr>
              <w:pStyle w:val="Prrafodelista"/>
              <w:numPr>
                <w:ilvl w:val="0"/>
                <w:numId w:val="45"/>
              </w:numPr>
              <w:suppressAutoHyphens/>
              <w:spacing w:after="200" w:line="276" w:lineRule="auto"/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</w:pPr>
            <w:r w:rsidRPr="001D17E1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Termina el caso de uso y regresan al menú principal.</w:t>
            </w:r>
          </w:p>
          <w:p w14:paraId="1ABC8F5C" w14:textId="404C8319" w:rsidR="00A677D3" w:rsidRPr="0040433B" w:rsidRDefault="00A677D3" w:rsidP="0016241F">
            <w:pPr>
              <w:pStyle w:val="Prrafodelista"/>
              <w:suppressAutoHyphens/>
              <w:spacing w:after="200" w:line="276" w:lineRule="auto"/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</w:pPr>
          </w:p>
        </w:tc>
      </w:tr>
      <w:tr w:rsidR="00A677D3" w:rsidRPr="00914E27" w14:paraId="1F6876B0" w14:textId="77777777" w:rsidTr="00681195">
        <w:trPr>
          <w:trHeight w:val="348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493FA06C" w14:textId="77777777" w:rsidR="00A677D3" w:rsidRPr="00731113" w:rsidRDefault="00A677D3" w:rsidP="00681195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Pos</w:t>
            </w:r>
            <w:r>
              <w:rPr>
                <w:rFonts w:cs="Arial"/>
                <w:b/>
                <w:lang w:val="es-ES"/>
              </w:rPr>
              <w:t>t</w:t>
            </w:r>
            <w:r w:rsidRPr="00731113">
              <w:rPr>
                <w:rFonts w:cs="Arial"/>
                <w:b/>
                <w:lang w:val="es-ES"/>
              </w:rPr>
              <w:t>condiciones: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8FA24F4" w14:textId="77777777" w:rsidR="00A677D3" w:rsidRPr="00731113" w:rsidRDefault="00A677D3" w:rsidP="00681195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Ninguna</w:t>
            </w:r>
          </w:p>
        </w:tc>
      </w:tr>
      <w:tr w:rsidR="00A677D3" w:rsidRPr="00914E27" w14:paraId="426836EA" w14:textId="77777777" w:rsidTr="00681195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059E13CF" w14:textId="77777777" w:rsidR="00A677D3" w:rsidRPr="00731113" w:rsidRDefault="00A677D3" w:rsidP="00681195">
            <w:pPr>
              <w:rPr>
                <w:rFonts w:cs="Arial"/>
                <w:b/>
                <w:lang w:val="es-ES"/>
              </w:rPr>
            </w:pPr>
            <w:r>
              <w:rPr>
                <w:rFonts w:cs="Arial"/>
                <w:b/>
                <w:lang w:val="es-ES"/>
              </w:rPr>
              <w:t>Reglas de negocio: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C6AA5D2" w14:textId="77777777" w:rsidR="00A677D3" w:rsidRDefault="00A677D3" w:rsidP="00681195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RN-1, RN-4</w:t>
            </w:r>
          </w:p>
        </w:tc>
      </w:tr>
      <w:tr w:rsidR="00A677D3" w:rsidRPr="005B6FE0" w14:paraId="5D444231" w14:textId="77777777" w:rsidTr="00681195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330F8FBE" w14:textId="77777777" w:rsidR="00A677D3" w:rsidRPr="00731113" w:rsidRDefault="00A677D3" w:rsidP="00681195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 xml:space="preserve">Incluye: 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770A329A" w14:textId="77777777" w:rsidR="00A677D3" w:rsidRPr="005B6FE0" w:rsidRDefault="00A677D3" w:rsidP="00681195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Ninguno</w:t>
            </w:r>
          </w:p>
        </w:tc>
      </w:tr>
      <w:tr w:rsidR="00A677D3" w:rsidRPr="00731113" w14:paraId="1AC1772F" w14:textId="77777777" w:rsidTr="00681195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1EAC4292" w14:textId="77777777" w:rsidR="00A677D3" w:rsidRPr="00731113" w:rsidRDefault="00A677D3" w:rsidP="00681195">
            <w:pPr>
              <w:rPr>
                <w:rFonts w:cs="Arial"/>
                <w:b/>
                <w:lang w:val="es-ES"/>
              </w:rPr>
            </w:pPr>
            <w:r>
              <w:rPr>
                <w:rFonts w:cs="Arial"/>
                <w:b/>
                <w:lang w:val="es-ES"/>
              </w:rPr>
              <w:t xml:space="preserve"> </w:t>
            </w:r>
            <w:r w:rsidRPr="00731113">
              <w:rPr>
                <w:rFonts w:cs="Arial"/>
                <w:b/>
                <w:lang w:val="es-ES"/>
              </w:rPr>
              <w:t>Extiende: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51829CAD" w14:textId="04EC4C24" w:rsidR="00A677D3" w:rsidRPr="00731113" w:rsidRDefault="00BC61AF" w:rsidP="00681195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Ninguno</w:t>
            </w:r>
          </w:p>
        </w:tc>
      </w:tr>
    </w:tbl>
    <w:p w14:paraId="0A7A454F" w14:textId="77777777" w:rsidR="00AD4D84" w:rsidRDefault="00AD4D84"/>
    <w:p w14:paraId="00EAEE01" w14:textId="71058743" w:rsidR="00D348B6" w:rsidRDefault="00C0427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C230ECC" wp14:editId="328AD510">
                <wp:simplePos x="0" y="0"/>
                <wp:positionH relativeFrom="column">
                  <wp:posOffset>459105</wp:posOffset>
                </wp:positionH>
                <wp:positionV relativeFrom="paragraph">
                  <wp:posOffset>3725545</wp:posOffset>
                </wp:positionV>
                <wp:extent cx="4693920" cy="635"/>
                <wp:effectExtent l="0" t="0" r="0" b="0"/>
                <wp:wrapSquare wrapText="bothSides"/>
                <wp:docPr id="320608322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39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697449" w14:textId="1764456B" w:rsidR="00C04279" w:rsidRPr="00995678" w:rsidRDefault="00C04279" w:rsidP="00C04279">
                            <w:pPr>
                              <w:pStyle w:val="Descripcin"/>
                              <w:jc w:val="center"/>
                            </w:pPr>
                            <w:bookmarkStart w:id="52" w:name="_Toc149829163"/>
                            <w:r>
                              <w:t xml:space="preserve">Ilustración </w:t>
                            </w:r>
                            <w:fldSimple w:instr=" SEQ Ilustración \* ARABIC ">
                              <w:r w:rsidR="00AB3081">
                                <w:rPr>
                                  <w:noProof/>
                                </w:rPr>
                                <w:t>31</w:t>
                              </w:r>
                            </w:fldSimple>
                            <w:r>
                              <w:t>.CU-13.1 Consultar detalles de la solicitud</w:t>
                            </w:r>
                            <w:bookmarkEnd w:id="5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230ECC" id="_x0000_s1049" type="#_x0000_t202" style="position:absolute;margin-left:36.15pt;margin-top:293.35pt;width:369.6pt;height:.0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" stroked="f">
                <v:textbox style="mso-fit-shape-to-text:t" inset="0,0,0,0">
                  <w:txbxContent>
                    <w:p w14:paraId="5C697449" w14:textId="1764456B" w:rsidR="00C04279" w:rsidRPr="00995678" w:rsidRDefault="00C04279" w:rsidP="00C04279">
                      <w:pPr>
                        <w:pStyle w:val="Descripcin"/>
                        <w:jc w:val="center"/>
                      </w:pPr>
                      <w:bookmarkStart w:id="53" w:name="_Toc149829163"/>
                      <w:r>
                        <w:t xml:space="preserve">Ilustración </w:t>
                      </w:r>
                      <w:fldSimple w:instr=" SEQ Ilustración \* ARABIC ">
                        <w:r w:rsidR="00AB3081">
                          <w:rPr>
                            <w:noProof/>
                          </w:rPr>
                          <w:t>31</w:t>
                        </w:r>
                      </w:fldSimple>
                      <w:r>
                        <w:t>.CU-13.1 Consultar detalles de la solicitud</w:t>
                      </w:r>
                      <w:bookmarkEnd w:id="53"/>
                    </w:p>
                  </w:txbxContent>
                </v:textbox>
                <w10:wrap type="square"/>
              </v:shape>
            </w:pict>
          </mc:Fallback>
        </mc:AlternateContent>
      </w:r>
      <w:r w:rsidRPr="00C04279">
        <w:rPr>
          <w:noProof/>
        </w:rPr>
        <w:drawing>
          <wp:anchor distT="0" distB="0" distL="114300" distR="114300" simplePos="0" relativeHeight="251737088" behindDoc="0" locked="0" layoutInCell="1" allowOverlap="1" wp14:anchorId="114B3B71" wp14:editId="3BFA7695">
            <wp:simplePos x="0" y="0"/>
            <wp:positionH relativeFrom="margin">
              <wp:align>center</wp:align>
            </wp:positionH>
            <wp:positionV relativeFrom="paragraph">
              <wp:posOffset>342</wp:posOffset>
            </wp:positionV>
            <wp:extent cx="4694400" cy="3668400"/>
            <wp:effectExtent l="0" t="0" r="0" b="8255"/>
            <wp:wrapSquare wrapText="bothSides"/>
            <wp:docPr id="177269335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693354" name="Imagen 1" descr="Interfaz de usuario gráfica, Aplicación&#10;&#10;Descripción generada automáticamente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400" cy="366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6D260CD9" w14:textId="77777777" w:rsidR="00C04279" w:rsidRDefault="00C04279"/>
    <w:p w14:paraId="77D201E1" w14:textId="77777777" w:rsidR="00C04279" w:rsidRDefault="00C04279"/>
    <w:p w14:paraId="45F66A43" w14:textId="77777777" w:rsidR="00C04279" w:rsidRDefault="00C04279"/>
    <w:p w14:paraId="4B114C33" w14:textId="77777777" w:rsidR="00C04279" w:rsidRDefault="00C04279"/>
    <w:p w14:paraId="655EC06A" w14:textId="0C77A67A" w:rsidR="00C04279" w:rsidRDefault="00C04279"/>
    <w:p w14:paraId="064914F8" w14:textId="77777777" w:rsidR="00C04279" w:rsidRDefault="00C04279"/>
    <w:p w14:paraId="336921BF" w14:textId="77777777" w:rsidR="00C04279" w:rsidRDefault="00C04279"/>
    <w:p w14:paraId="377DC95A" w14:textId="1DA67457" w:rsidR="00C04279" w:rsidRDefault="00C04279"/>
    <w:p w14:paraId="41007B11" w14:textId="19446DFD" w:rsidR="00C04279" w:rsidRDefault="00C04279"/>
    <w:p w14:paraId="5EDFAFD1" w14:textId="0169E982" w:rsidR="00C04279" w:rsidRDefault="00C04279"/>
    <w:p w14:paraId="3F144CB7" w14:textId="77777777" w:rsidR="00C04279" w:rsidRDefault="00C04279"/>
    <w:p w14:paraId="29FC3788" w14:textId="689D87BD" w:rsidR="00C04279" w:rsidRDefault="00C04279"/>
    <w:p w14:paraId="17DDB3F6" w14:textId="0C7581C7" w:rsidR="00C04279" w:rsidRDefault="00C04279"/>
    <w:p w14:paraId="4F5C846A" w14:textId="31CB1DB9" w:rsidR="00C04279" w:rsidRDefault="00C04279"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840027F" wp14:editId="4B3527AB">
                <wp:simplePos x="0" y="0"/>
                <wp:positionH relativeFrom="column">
                  <wp:posOffset>460375</wp:posOffset>
                </wp:positionH>
                <wp:positionV relativeFrom="paragraph">
                  <wp:posOffset>3738245</wp:posOffset>
                </wp:positionV>
                <wp:extent cx="4690745" cy="635"/>
                <wp:effectExtent l="0" t="0" r="0" b="0"/>
                <wp:wrapSquare wrapText="bothSides"/>
                <wp:docPr id="212143061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0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C7BAA8" w14:textId="5E812EA2" w:rsidR="00C04279" w:rsidRPr="00525F29" w:rsidRDefault="00C04279" w:rsidP="00C04279">
                            <w:pPr>
                              <w:pStyle w:val="Descripcin"/>
                              <w:jc w:val="center"/>
                            </w:pPr>
                            <w:bookmarkStart w:id="54" w:name="_Toc149829164"/>
                            <w:r>
                              <w:t xml:space="preserve">Ilustración </w:t>
                            </w:r>
                            <w:fldSimple w:instr=" SEQ Ilustración \* ARABIC ">
                              <w:r w:rsidR="00AB3081">
                                <w:rPr>
                                  <w:noProof/>
                                </w:rPr>
                                <w:t>32</w:t>
                              </w:r>
                            </w:fldSimple>
                            <w:r>
                              <w:t>.CU-13EX1 No hay conexión a la base de datos</w:t>
                            </w:r>
                            <w:bookmarkEnd w:id="5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40027F" id="_x0000_s1050" type="#_x0000_t202" style="position:absolute;margin-left:36.25pt;margin-top:294.35pt;width:369.35pt;height: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" stroked="f">
                <v:textbox style="mso-fit-shape-to-text:t" inset="0,0,0,0">
                  <w:txbxContent>
                    <w:p w14:paraId="71C7BAA8" w14:textId="5E812EA2" w:rsidR="00C04279" w:rsidRPr="00525F29" w:rsidRDefault="00C04279" w:rsidP="00C04279">
                      <w:pPr>
                        <w:pStyle w:val="Descripcin"/>
                        <w:jc w:val="center"/>
                      </w:pPr>
                      <w:bookmarkStart w:id="55" w:name="_Toc149829164"/>
                      <w:r>
                        <w:t xml:space="preserve">Ilustración </w:t>
                      </w:r>
                      <w:fldSimple w:instr=" SEQ Ilustración \* ARABIC ">
                        <w:r w:rsidR="00AB3081">
                          <w:rPr>
                            <w:noProof/>
                          </w:rPr>
                          <w:t>32</w:t>
                        </w:r>
                      </w:fldSimple>
                      <w:r>
                        <w:t>.CU-13EX1 No hay conexión a la base de datos</w:t>
                      </w:r>
                      <w:bookmarkEnd w:id="55"/>
                    </w:p>
                  </w:txbxContent>
                </v:textbox>
                <w10:wrap type="square"/>
              </v:shape>
            </w:pict>
          </mc:Fallback>
        </mc:AlternateContent>
      </w:r>
      <w:r w:rsidRPr="00C04279">
        <w:rPr>
          <w:noProof/>
        </w:rPr>
        <w:drawing>
          <wp:anchor distT="0" distB="0" distL="114300" distR="114300" simplePos="0" relativeHeight="251738112" behindDoc="0" locked="0" layoutInCell="1" allowOverlap="1" wp14:anchorId="7E2E9811" wp14:editId="63E05B27">
            <wp:simplePos x="0" y="0"/>
            <wp:positionH relativeFrom="margin">
              <wp:align>center</wp:align>
            </wp:positionH>
            <wp:positionV relativeFrom="paragraph">
              <wp:posOffset>13237</wp:posOffset>
            </wp:positionV>
            <wp:extent cx="4690800" cy="3668400"/>
            <wp:effectExtent l="0" t="0" r="0" b="8255"/>
            <wp:wrapSquare wrapText="bothSides"/>
            <wp:docPr id="55679364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793640" name="Imagen 1" descr="Interfaz de usuario gráfica, Aplicación&#10;&#10;Descripción generada automáticamente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800" cy="366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DA3D5D" w14:textId="77777777" w:rsidR="00C04279" w:rsidRDefault="00C04279"/>
    <w:p w14:paraId="6549BF1B" w14:textId="77777777" w:rsidR="00C04279" w:rsidRDefault="00C04279"/>
    <w:p w14:paraId="705E29DD" w14:textId="3115C667" w:rsidR="00C04279" w:rsidRDefault="00C04279">
      <w:r>
        <w:t xml:space="preserve"> </w:t>
      </w:r>
    </w:p>
    <w:p w14:paraId="7DB35992" w14:textId="77777777" w:rsidR="00C04279" w:rsidRDefault="00C04279"/>
    <w:p w14:paraId="06B1430A" w14:textId="77777777" w:rsidR="00C04279" w:rsidRDefault="00C04279"/>
    <w:p w14:paraId="24BE44E2" w14:textId="77777777" w:rsidR="00C04279" w:rsidRDefault="00C04279"/>
    <w:p w14:paraId="76979D7B" w14:textId="77777777" w:rsidR="00C04279" w:rsidRDefault="00C04279"/>
    <w:p w14:paraId="4CF2A775" w14:textId="77777777" w:rsidR="00C04279" w:rsidRDefault="00C04279"/>
    <w:p w14:paraId="1E77720D" w14:textId="77777777" w:rsidR="00C04279" w:rsidRDefault="00C04279"/>
    <w:p w14:paraId="4778899E" w14:textId="77777777" w:rsidR="00C04279" w:rsidRDefault="00C04279"/>
    <w:p w14:paraId="369AA169" w14:textId="77777777" w:rsidR="00C04279" w:rsidRDefault="00C04279"/>
    <w:p w14:paraId="56380A6A" w14:textId="77777777" w:rsidR="00C04279" w:rsidRDefault="00C04279"/>
    <w:p w14:paraId="09BE4D8E" w14:textId="77777777" w:rsidR="00C04279" w:rsidRDefault="00C04279"/>
    <w:tbl>
      <w:tblPr>
        <w:tblW w:w="4923" w:type="pct"/>
        <w:tblLook w:val="04A0" w:firstRow="1" w:lastRow="0" w:firstColumn="1" w:lastColumn="0" w:noHBand="0" w:noVBand="1"/>
      </w:tblPr>
      <w:tblGrid>
        <w:gridCol w:w="1782"/>
        <w:gridCol w:w="6900"/>
      </w:tblGrid>
      <w:tr w:rsidR="00EB65B2" w:rsidRPr="005B6FE0" w14:paraId="1A06F633" w14:textId="77777777" w:rsidTr="00681195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45B06A4C" w14:textId="77777777" w:rsidR="00EB65B2" w:rsidRPr="00731113" w:rsidRDefault="00EB65B2" w:rsidP="00681195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lastRenderedPageBreak/>
              <w:t>ID: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BEACEA9" w14:textId="6A6483C7" w:rsidR="00EB65B2" w:rsidRPr="005B6FE0" w:rsidRDefault="00EB65B2" w:rsidP="00681195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CU-1</w:t>
            </w:r>
            <w:r w:rsidR="008E2A7F">
              <w:rPr>
                <w:rFonts w:cs="Arial"/>
                <w:lang w:val="es-ES"/>
              </w:rPr>
              <w:t>4</w:t>
            </w:r>
          </w:p>
        </w:tc>
      </w:tr>
      <w:tr w:rsidR="00EB65B2" w:rsidRPr="00731113" w14:paraId="0F6CA87E" w14:textId="77777777" w:rsidTr="00681195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181FBCF9" w14:textId="77777777" w:rsidR="00EB65B2" w:rsidRPr="00731113" w:rsidRDefault="00EB65B2" w:rsidP="00681195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Nombre: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4A16A03" w14:textId="62E78D77" w:rsidR="00EB65B2" w:rsidRPr="00731113" w:rsidRDefault="00EB65B2" w:rsidP="00681195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Evaluar solicitud</w:t>
            </w:r>
          </w:p>
        </w:tc>
      </w:tr>
      <w:tr w:rsidR="00EB65B2" w:rsidRPr="00731113" w14:paraId="3F347E3B" w14:textId="77777777" w:rsidTr="00681195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5688B47A" w14:textId="77777777" w:rsidR="00EB65B2" w:rsidRPr="00731113" w:rsidRDefault="00EB65B2" w:rsidP="00681195">
            <w:pPr>
              <w:rPr>
                <w:rFonts w:cs="Arial"/>
                <w:b/>
                <w:lang w:val="es-ES"/>
              </w:rPr>
            </w:pPr>
            <w:r>
              <w:rPr>
                <w:rFonts w:cs="Arial"/>
                <w:b/>
                <w:lang w:val="es-ES"/>
              </w:rPr>
              <w:t>Responsable: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558089D4" w14:textId="77777777" w:rsidR="00EB65B2" w:rsidRPr="00731113" w:rsidRDefault="00EB65B2" w:rsidP="00681195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Christopher Vasquez Zapata</w:t>
            </w:r>
          </w:p>
        </w:tc>
      </w:tr>
      <w:tr w:rsidR="00EB65B2" w:rsidRPr="00731113" w14:paraId="1AA58E41" w14:textId="77777777" w:rsidTr="00681195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5BDB6CB5" w14:textId="77777777" w:rsidR="00EB65B2" w:rsidRPr="00731113" w:rsidRDefault="00EB65B2" w:rsidP="00681195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Fecha de actualización: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0BE63C57" w14:textId="77777777" w:rsidR="00EB65B2" w:rsidRPr="00731113" w:rsidRDefault="00EB65B2" w:rsidP="00681195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30-oct-2023</w:t>
            </w:r>
          </w:p>
        </w:tc>
      </w:tr>
      <w:tr w:rsidR="00EB65B2" w:rsidRPr="00914E27" w14:paraId="0A61EF01" w14:textId="77777777" w:rsidTr="00681195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5C4F1360" w14:textId="77777777" w:rsidR="00EB65B2" w:rsidRPr="00731113" w:rsidRDefault="00EB65B2" w:rsidP="00681195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Descripción: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60A739D1" w14:textId="2FCC37B5" w:rsidR="00EB65B2" w:rsidRPr="00731113" w:rsidRDefault="00EB65B2" w:rsidP="00681195">
            <w:pPr>
              <w:jc w:val="both"/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 xml:space="preserve">El </w:t>
            </w:r>
            <w:r w:rsidR="000B05A4">
              <w:rPr>
                <w:rFonts w:cs="Arial"/>
                <w:lang w:val="es-ES"/>
              </w:rPr>
              <w:t>coordinador</w:t>
            </w:r>
            <w:r>
              <w:rPr>
                <w:rFonts w:cs="Arial"/>
                <w:lang w:val="es-ES"/>
              </w:rPr>
              <w:t xml:space="preserve"> </w:t>
            </w:r>
            <w:r w:rsidR="007E5824">
              <w:rPr>
                <w:rFonts w:cs="Arial"/>
                <w:lang w:val="es-ES"/>
              </w:rPr>
              <w:t xml:space="preserve">da una evaluación </w:t>
            </w:r>
            <w:r w:rsidR="004C3994">
              <w:rPr>
                <w:rFonts w:cs="Arial"/>
                <w:lang w:val="es-ES"/>
              </w:rPr>
              <w:t>a la solicitud en base a su criterio</w:t>
            </w:r>
          </w:p>
        </w:tc>
      </w:tr>
      <w:tr w:rsidR="00EB65B2" w:rsidRPr="00731113" w14:paraId="65DF45F4" w14:textId="77777777" w:rsidTr="00681195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6A1AB84D" w14:textId="77777777" w:rsidR="00EB65B2" w:rsidRPr="00731113" w:rsidRDefault="00EB65B2" w:rsidP="00681195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Actor(es):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E1D51FE" w14:textId="53F51387" w:rsidR="00EB65B2" w:rsidRDefault="00EB65B2" w:rsidP="00681195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AC-</w:t>
            </w:r>
            <w:r w:rsidR="00C04279">
              <w:rPr>
                <w:rFonts w:cs="Arial"/>
                <w:lang w:val="es-ES"/>
              </w:rPr>
              <w:t>1</w:t>
            </w:r>
            <w:r w:rsidR="00501738">
              <w:rPr>
                <w:rFonts w:cs="Arial"/>
                <w:lang w:val="es-ES"/>
              </w:rPr>
              <w:t xml:space="preserve"> </w:t>
            </w:r>
            <w:r>
              <w:rPr>
                <w:rFonts w:cs="Arial"/>
                <w:lang w:val="es-ES"/>
              </w:rPr>
              <w:t>Apoyo administrativo</w:t>
            </w:r>
            <w:r w:rsidR="00501738">
              <w:rPr>
                <w:rFonts w:cs="Arial"/>
                <w:lang w:val="es-ES"/>
              </w:rPr>
              <w:t>, AC-</w:t>
            </w:r>
            <w:r w:rsidR="00C04279">
              <w:rPr>
                <w:rFonts w:cs="Arial"/>
                <w:lang w:val="es-ES"/>
              </w:rPr>
              <w:t>2</w:t>
            </w:r>
            <w:r w:rsidR="00501738">
              <w:rPr>
                <w:rFonts w:cs="Arial"/>
                <w:lang w:val="es-ES"/>
              </w:rPr>
              <w:t xml:space="preserve"> Coordinador COIL-VIC</w:t>
            </w:r>
          </w:p>
        </w:tc>
      </w:tr>
      <w:tr w:rsidR="00EB65B2" w:rsidRPr="00914E27" w14:paraId="053BD8BD" w14:textId="77777777" w:rsidTr="00681195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418B82D3" w14:textId="77777777" w:rsidR="00EB65B2" w:rsidRPr="00731113" w:rsidRDefault="00EB65B2" w:rsidP="00681195">
            <w:pPr>
              <w:rPr>
                <w:rFonts w:cs="Arial"/>
                <w:b/>
                <w:lang w:val="es-ES"/>
              </w:rPr>
            </w:pPr>
            <w:r>
              <w:rPr>
                <w:rFonts w:cs="Arial"/>
                <w:b/>
                <w:lang w:val="es-ES"/>
              </w:rPr>
              <w:t>Disparador: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026A2AF" w14:textId="6833A91D" w:rsidR="00EB65B2" w:rsidRPr="00731113" w:rsidRDefault="00EB65B2" w:rsidP="00681195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 xml:space="preserve">El apoyo administrativo </w:t>
            </w:r>
            <w:r w:rsidR="00A2444D">
              <w:rPr>
                <w:rFonts w:cs="Arial"/>
                <w:lang w:val="es-ES"/>
              </w:rPr>
              <w:t xml:space="preserve">o </w:t>
            </w:r>
            <w:r w:rsidR="00501738">
              <w:rPr>
                <w:rFonts w:cs="Arial"/>
                <w:lang w:val="es-ES"/>
              </w:rPr>
              <w:t xml:space="preserve">coordinador COIL-VIC </w:t>
            </w:r>
            <w:r>
              <w:rPr>
                <w:rFonts w:cs="Arial"/>
                <w:lang w:val="es-ES"/>
              </w:rPr>
              <w:t xml:space="preserve">selecciona una solicitud y da </w:t>
            </w:r>
            <w:proofErr w:type="gramStart"/>
            <w:r>
              <w:rPr>
                <w:rFonts w:cs="Arial"/>
                <w:lang w:val="es-ES"/>
              </w:rPr>
              <w:t>click</w:t>
            </w:r>
            <w:proofErr w:type="gramEnd"/>
            <w:r>
              <w:rPr>
                <w:rFonts w:cs="Arial"/>
                <w:lang w:val="es-ES"/>
              </w:rPr>
              <w:t xml:space="preserve"> en “</w:t>
            </w:r>
            <w:r w:rsidR="00997AE7">
              <w:rPr>
                <w:rFonts w:cs="Arial"/>
                <w:lang w:val="es-ES"/>
              </w:rPr>
              <w:t>E</w:t>
            </w:r>
            <w:r w:rsidR="00501738">
              <w:rPr>
                <w:rFonts w:cs="Arial"/>
                <w:lang w:val="es-ES"/>
              </w:rPr>
              <w:t>valuar solicitud</w:t>
            </w:r>
            <w:r>
              <w:rPr>
                <w:rFonts w:cs="Arial"/>
                <w:lang w:val="es-ES"/>
              </w:rPr>
              <w:t>”</w:t>
            </w:r>
          </w:p>
        </w:tc>
      </w:tr>
      <w:tr w:rsidR="00EB65B2" w:rsidRPr="002874B0" w14:paraId="2F9E9666" w14:textId="77777777" w:rsidTr="00681195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63F670DF" w14:textId="77777777" w:rsidR="00EB65B2" w:rsidRPr="00731113" w:rsidRDefault="00EB65B2" w:rsidP="00681195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Precondiciones: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6362D7E1" w14:textId="77777777" w:rsidR="00BC61AF" w:rsidRDefault="00BC61AF" w:rsidP="00BC61AF">
            <w:pPr>
              <w:rPr>
                <w:lang w:val="es-ES"/>
              </w:rPr>
            </w:pPr>
            <w:r>
              <w:rPr>
                <w:lang w:val="es-ES"/>
              </w:rPr>
              <w:t>PRE-1 Existe(n) formulario(s) de registro para taller COIL-VIC creado(s).</w:t>
            </w:r>
          </w:p>
          <w:p w14:paraId="59EB36B5" w14:textId="6200AE4D" w:rsidR="00EB65B2" w:rsidRPr="00731113" w:rsidRDefault="00BC61AF" w:rsidP="00BC61AF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PRE-2 Existe(n) registro(s) realizado(s) por parte de un aspirante.</w:t>
            </w:r>
          </w:p>
        </w:tc>
      </w:tr>
      <w:tr w:rsidR="00EB65B2" w:rsidRPr="00D753C1" w14:paraId="6C588ED4" w14:textId="77777777" w:rsidTr="00681195">
        <w:trPr>
          <w:trHeight w:val="2065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71FC8458" w14:textId="77777777" w:rsidR="00EB65B2" w:rsidRPr="00731113" w:rsidRDefault="00EB65B2" w:rsidP="00681195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Flujo Normal: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7F6E1422" w14:textId="48464023" w:rsidR="00EB65B2" w:rsidRPr="00C00CA6" w:rsidRDefault="00EB65B2">
            <w:pPr>
              <w:pStyle w:val="Prrafodelista"/>
              <w:numPr>
                <w:ilvl w:val="0"/>
                <w:numId w:val="19"/>
              </w:numPr>
              <w:spacing w:after="0" w:line="276" w:lineRule="auto"/>
              <w:rPr>
                <w:lang w:val="es-ES"/>
              </w:rPr>
            </w:pPr>
            <w:r>
              <w:rPr>
                <w:lang w:val="es-ES"/>
              </w:rPr>
              <w:t xml:space="preserve">El sistema despliega una ventana emergente, en la parte superior central se encuentra el número de solicitud, en la parte superior izquierda está el botón de “Cerrar”. En la parte central </w:t>
            </w:r>
            <w:r w:rsidR="00501738">
              <w:rPr>
                <w:lang w:val="es-ES"/>
              </w:rPr>
              <w:t>se encuentra un campo en el cual se pide la calificación del 1 al 10</w:t>
            </w:r>
            <w:r w:rsidR="00C2023C">
              <w:rPr>
                <w:lang w:val="es-ES"/>
              </w:rPr>
              <w:t xml:space="preserve"> junto con un campo de comentarios</w:t>
            </w:r>
            <w:r w:rsidR="00501738">
              <w:rPr>
                <w:lang w:val="es-ES"/>
              </w:rPr>
              <w:t>, en la parte inferior</w:t>
            </w:r>
            <w:r w:rsidR="00690AFB">
              <w:rPr>
                <w:lang w:val="es-ES"/>
              </w:rPr>
              <w:t xml:space="preserve"> y de manera central</w:t>
            </w:r>
            <w:r w:rsidR="00501738">
              <w:rPr>
                <w:lang w:val="es-ES"/>
              </w:rPr>
              <w:t xml:space="preserve"> se encuentran los botones de “Aceptar” y “Cancelar”</w:t>
            </w:r>
            <w:r>
              <w:rPr>
                <w:lang w:val="es-ES"/>
              </w:rPr>
              <w:t xml:space="preserve">. </w:t>
            </w:r>
            <w:r w:rsidRPr="0086668A">
              <w:rPr>
                <w:highlight w:val="yellow"/>
                <w:lang w:val="es-ES"/>
              </w:rPr>
              <w:t>(Ver EX 1)</w:t>
            </w:r>
          </w:p>
          <w:p w14:paraId="3D075968" w14:textId="15852305" w:rsidR="00EB65B2" w:rsidRDefault="00EB65B2">
            <w:pPr>
              <w:pStyle w:val="Prrafodelista"/>
              <w:numPr>
                <w:ilvl w:val="0"/>
                <w:numId w:val="19"/>
              </w:numPr>
              <w:spacing w:after="0" w:line="276" w:lineRule="auto"/>
              <w:rPr>
                <w:lang w:val="es-ES"/>
              </w:rPr>
            </w:pPr>
            <w:r>
              <w:rPr>
                <w:lang w:val="es-ES"/>
              </w:rPr>
              <w:t>El apoyo administrativo</w:t>
            </w:r>
            <w:r w:rsidR="009408CD">
              <w:rPr>
                <w:lang w:val="es-ES"/>
              </w:rPr>
              <w:t xml:space="preserve"> o coordinador de COIL-VIC asignan la calificación</w:t>
            </w:r>
            <w:r w:rsidR="00A2444D">
              <w:rPr>
                <w:lang w:val="es-ES"/>
              </w:rPr>
              <w:t xml:space="preserve"> y da </w:t>
            </w:r>
            <w:proofErr w:type="gramStart"/>
            <w:r w:rsidR="00A2444D">
              <w:rPr>
                <w:lang w:val="es-ES"/>
              </w:rPr>
              <w:t>click</w:t>
            </w:r>
            <w:proofErr w:type="gramEnd"/>
            <w:r w:rsidR="00A2444D">
              <w:rPr>
                <w:lang w:val="es-ES"/>
              </w:rPr>
              <w:t xml:space="preserve"> en “Aceptar”</w:t>
            </w:r>
            <w:r>
              <w:rPr>
                <w:lang w:val="es-ES"/>
              </w:rPr>
              <w:t>.</w:t>
            </w:r>
            <w:r w:rsidR="00C40A42">
              <w:rPr>
                <w:lang w:val="es-ES"/>
              </w:rPr>
              <w:t xml:space="preserve"> </w:t>
            </w:r>
            <w:r w:rsidR="00C40A42" w:rsidRPr="0016241F">
              <w:rPr>
                <w:shd w:val="clear" w:color="auto" w:fill="FFFF00"/>
                <w:lang w:val="es-ES"/>
              </w:rPr>
              <w:t>(Ver EX 2)</w:t>
            </w:r>
          </w:p>
          <w:p w14:paraId="5DFDCAC3" w14:textId="77777777" w:rsidR="00EB65B2" w:rsidRPr="00C00CA6" w:rsidRDefault="00EB65B2">
            <w:pPr>
              <w:pStyle w:val="Prrafodelista"/>
              <w:numPr>
                <w:ilvl w:val="0"/>
                <w:numId w:val="19"/>
              </w:numPr>
              <w:spacing w:after="0" w:line="276" w:lineRule="auto"/>
              <w:rPr>
                <w:lang w:val="es-ES"/>
              </w:rPr>
            </w:pPr>
            <w:r>
              <w:rPr>
                <w:lang w:val="es-ES"/>
              </w:rPr>
              <w:t>Termina el caso de uso.</w:t>
            </w:r>
          </w:p>
        </w:tc>
      </w:tr>
      <w:tr w:rsidR="00EB65B2" w:rsidRPr="00914E27" w14:paraId="6185A9A2" w14:textId="77777777" w:rsidTr="00681195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1C6C3BC0" w14:textId="77777777" w:rsidR="00EB65B2" w:rsidRPr="00731113" w:rsidRDefault="00EB65B2" w:rsidP="00681195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Flujos Alternos: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7F3CFB67" w14:textId="77777777" w:rsidR="00EB65B2" w:rsidRPr="007C4BF7" w:rsidRDefault="00EB65B2" w:rsidP="00681195">
            <w:pPr>
              <w:spacing w:after="200" w:line="276" w:lineRule="auto"/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Ninguna</w:t>
            </w:r>
          </w:p>
        </w:tc>
      </w:tr>
      <w:tr w:rsidR="00EB65B2" w:rsidRPr="00914E27" w14:paraId="1D12924B" w14:textId="77777777" w:rsidTr="00681195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5FC99892" w14:textId="77777777" w:rsidR="00EB65B2" w:rsidRPr="00731113" w:rsidRDefault="00EB65B2" w:rsidP="00681195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Excepciones: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1BFA748" w14:textId="77777777" w:rsidR="0016241F" w:rsidRDefault="00EB65B2" w:rsidP="0016241F">
            <w:pPr>
              <w:suppressAutoHyphens/>
              <w:spacing w:after="200" w:line="276" w:lineRule="auto"/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</w:pP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EX 1 </w:t>
            </w:r>
            <w:r w:rsidR="0016241F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Se perdió conexión a la base de datos</w:t>
            </w:r>
          </w:p>
          <w:p w14:paraId="00812F14" w14:textId="77777777" w:rsidR="0016241F" w:rsidRDefault="0016241F">
            <w:pPr>
              <w:pStyle w:val="Prrafodelista"/>
              <w:numPr>
                <w:ilvl w:val="0"/>
                <w:numId w:val="46"/>
              </w:numPr>
              <w:suppressAutoHyphens/>
              <w:spacing w:after="200" w:line="276" w:lineRule="auto"/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</w:pP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El sistema muestra una ventana con el mensaje “No hay conexión a la base de datos, por favor inténtelo más tarde” y la opción de “Aceptar”.</w:t>
            </w:r>
          </w:p>
          <w:p w14:paraId="76F7D566" w14:textId="77777777" w:rsidR="0016241F" w:rsidRDefault="0016241F">
            <w:pPr>
              <w:pStyle w:val="Prrafodelista"/>
              <w:numPr>
                <w:ilvl w:val="0"/>
                <w:numId w:val="46"/>
              </w:numPr>
              <w:suppressAutoHyphens/>
              <w:spacing w:after="200" w:line="276" w:lineRule="auto"/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</w:pP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El apoyo administrativo da clic en “Aceptar”.</w:t>
            </w:r>
          </w:p>
          <w:p w14:paraId="0EDB0EDA" w14:textId="752B0B9C" w:rsidR="00EB65B2" w:rsidRPr="0016241F" w:rsidRDefault="0016241F">
            <w:pPr>
              <w:pStyle w:val="Prrafodelista"/>
              <w:numPr>
                <w:ilvl w:val="0"/>
                <w:numId w:val="46"/>
              </w:numPr>
              <w:suppressAutoHyphens/>
              <w:spacing w:after="200" w:line="276" w:lineRule="auto"/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</w:pPr>
            <w:r w:rsidRPr="001D17E1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Termina el caso de uso y regresan al menú principal.</w:t>
            </w:r>
          </w:p>
          <w:p w14:paraId="359646FF" w14:textId="42E9F9C1" w:rsidR="00690AFB" w:rsidRDefault="00690AFB" w:rsidP="00690AFB">
            <w:pPr>
              <w:suppressAutoHyphens/>
              <w:spacing w:after="200" w:line="276" w:lineRule="auto"/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</w:pP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EX 2</w:t>
            </w:r>
            <w:r w:rsidR="003707B4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 </w:t>
            </w:r>
            <w:r w:rsidR="0016241F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Calificación inválida</w:t>
            </w:r>
          </w:p>
          <w:p w14:paraId="531DE8C7" w14:textId="77777777" w:rsidR="003707B4" w:rsidRDefault="003707B4">
            <w:pPr>
              <w:pStyle w:val="Prrafodelista"/>
              <w:numPr>
                <w:ilvl w:val="0"/>
                <w:numId w:val="20"/>
              </w:numPr>
              <w:suppressAutoHyphens/>
              <w:spacing w:after="200" w:line="276" w:lineRule="auto"/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</w:pP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El sistema manda un mensaje “Error al guardar calificación, verifique que la calificación sea válida.”</w:t>
            </w:r>
          </w:p>
          <w:p w14:paraId="1598AC31" w14:textId="21048FE9" w:rsidR="003707B4" w:rsidRPr="003707B4" w:rsidRDefault="003707B4">
            <w:pPr>
              <w:pStyle w:val="Prrafodelista"/>
              <w:numPr>
                <w:ilvl w:val="0"/>
                <w:numId w:val="20"/>
              </w:numPr>
              <w:suppressAutoHyphens/>
              <w:spacing w:after="200" w:line="276" w:lineRule="auto"/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</w:pP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Regresa al paso 2 del flujo normal.</w:t>
            </w:r>
          </w:p>
        </w:tc>
      </w:tr>
      <w:tr w:rsidR="00EB65B2" w:rsidRPr="00914E27" w14:paraId="199065CC" w14:textId="77777777" w:rsidTr="00681195">
        <w:trPr>
          <w:trHeight w:val="348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6C830D74" w14:textId="77777777" w:rsidR="00EB65B2" w:rsidRPr="00731113" w:rsidRDefault="00EB65B2" w:rsidP="00681195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Pos</w:t>
            </w:r>
            <w:r>
              <w:rPr>
                <w:rFonts w:cs="Arial"/>
                <w:b/>
                <w:lang w:val="es-ES"/>
              </w:rPr>
              <w:t>t</w:t>
            </w:r>
            <w:r w:rsidRPr="00731113">
              <w:rPr>
                <w:rFonts w:cs="Arial"/>
                <w:b/>
                <w:lang w:val="es-ES"/>
              </w:rPr>
              <w:t>condiciones: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7AA7FC8B" w14:textId="4BA0D127" w:rsidR="00EB65B2" w:rsidRPr="00731113" w:rsidRDefault="003707B4" w:rsidP="00681195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POST 1: La calificación de la solicitud es visible al consultar las solicitudes</w:t>
            </w:r>
          </w:p>
        </w:tc>
      </w:tr>
      <w:tr w:rsidR="00EB65B2" w:rsidRPr="00914E27" w14:paraId="079FAEC7" w14:textId="77777777" w:rsidTr="00681195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539DFBFB" w14:textId="77777777" w:rsidR="00EB65B2" w:rsidRPr="00731113" w:rsidRDefault="00EB65B2" w:rsidP="00681195">
            <w:pPr>
              <w:rPr>
                <w:rFonts w:cs="Arial"/>
                <w:b/>
                <w:lang w:val="es-ES"/>
              </w:rPr>
            </w:pPr>
            <w:r>
              <w:rPr>
                <w:rFonts w:cs="Arial"/>
                <w:b/>
                <w:lang w:val="es-ES"/>
              </w:rPr>
              <w:lastRenderedPageBreak/>
              <w:t>Reglas de negocio: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6ED8A0DA" w14:textId="77777777" w:rsidR="00EB65B2" w:rsidRDefault="00EB65B2" w:rsidP="00681195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RN-1, RN-4</w:t>
            </w:r>
          </w:p>
        </w:tc>
      </w:tr>
      <w:tr w:rsidR="00EB65B2" w:rsidRPr="005B6FE0" w14:paraId="42ACA107" w14:textId="77777777" w:rsidTr="00681195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1400CB35" w14:textId="77777777" w:rsidR="00EB65B2" w:rsidRPr="00731113" w:rsidRDefault="00EB65B2" w:rsidP="00681195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 xml:space="preserve">Incluye: 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7D806B98" w14:textId="77777777" w:rsidR="00EB65B2" w:rsidRPr="005B6FE0" w:rsidRDefault="00EB65B2" w:rsidP="00681195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Ninguno</w:t>
            </w:r>
          </w:p>
        </w:tc>
      </w:tr>
      <w:tr w:rsidR="00EB65B2" w:rsidRPr="00731113" w14:paraId="4164B727" w14:textId="77777777" w:rsidTr="00681195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73AA584A" w14:textId="77777777" w:rsidR="00EB65B2" w:rsidRPr="00731113" w:rsidRDefault="00EB65B2" w:rsidP="00681195">
            <w:pPr>
              <w:rPr>
                <w:rFonts w:cs="Arial"/>
                <w:b/>
                <w:lang w:val="es-ES"/>
              </w:rPr>
            </w:pPr>
            <w:r>
              <w:rPr>
                <w:rFonts w:cs="Arial"/>
                <w:b/>
                <w:lang w:val="es-ES"/>
              </w:rPr>
              <w:t xml:space="preserve"> </w:t>
            </w:r>
            <w:r w:rsidRPr="00731113">
              <w:rPr>
                <w:rFonts w:cs="Arial"/>
                <w:b/>
                <w:lang w:val="es-ES"/>
              </w:rPr>
              <w:t>Extiende: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690A0B69" w14:textId="060BD721" w:rsidR="00EB65B2" w:rsidRPr="00731113" w:rsidRDefault="00BC61AF" w:rsidP="00681195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Ninguno</w:t>
            </w:r>
          </w:p>
        </w:tc>
      </w:tr>
    </w:tbl>
    <w:p w14:paraId="4330E43A" w14:textId="115EDC03" w:rsidR="00EB65B2" w:rsidRDefault="00C04279"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F2B164F" wp14:editId="4500DE87">
                <wp:simplePos x="0" y="0"/>
                <wp:positionH relativeFrom="column">
                  <wp:posOffset>549275</wp:posOffset>
                </wp:positionH>
                <wp:positionV relativeFrom="paragraph">
                  <wp:posOffset>3952240</wp:posOffset>
                </wp:positionV>
                <wp:extent cx="4693920" cy="635"/>
                <wp:effectExtent l="0" t="0" r="0" b="0"/>
                <wp:wrapSquare wrapText="bothSides"/>
                <wp:docPr id="480965915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39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7F06C1" w14:textId="613E1B23" w:rsidR="00C04279" w:rsidRPr="00507957" w:rsidRDefault="00C04279" w:rsidP="00C04279">
                            <w:pPr>
                              <w:pStyle w:val="Descripcin"/>
                              <w:jc w:val="center"/>
                            </w:pPr>
                            <w:bookmarkStart w:id="56" w:name="_Toc149829165"/>
                            <w:r>
                              <w:t xml:space="preserve">Ilustración </w:t>
                            </w:r>
                            <w:fldSimple w:instr=" SEQ Ilustración \* ARABIC ">
                              <w:r w:rsidR="00AB3081">
                                <w:rPr>
                                  <w:noProof/>
                                </w:rPr>
                                <w:t>33</w:t>
                              </w:r>
                            </w:fldSimple>
                            <w:r>
                              <w:t>.CU-14.1 Evaluar solicitud</w:t>
                            </w:r>
                            <w:bookmarkEnd w:id="5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2B164F" id="_x0000_s1051" type="#_x0000_t202" style="position:absolute;margin-left:43.25pt;margin-top:311.2pt;width:369.6pt;height:.0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" stroked="f">
                <v:textbox style="mso-fit-shape-to-text:t" inset="0,0,0,0">
                  <w:txbxContent>
                    <w:p w14:paraId="247F06C1" w14:textId="613E1B23" w:rsidR="00C04279" w:rsidRPr="00507957" w:rsidRDefault="00C04279" w:rsidP="00C04279">
                      <w:pPr>
                        <w:pStyle w:val="Descripcin"/>
                        <w:jc w:val="center"/>
                      </w:pPr>
                      <w:bookmarkStart w:id="57" w:name="_Toc149829165"/>
                      <w:r>
                        <w:t xml:space="preserve">Ilustración </w:t>
                      </w:r>
                      <w:fldSimple w:instr=" SEQ Ilustración \* ARABIC ">
                        <w:r w:rsidR="00AB3081">
                          <w:rPr>
                            <w:noProof/>
                          </w:rPr>
                          <w:t>33</w:t>
                        </w:r>
                      </w:fldSimple>
                      <w:r>
                        <w:t>.CU-14.1 Evaluar solicitud</w:t>
                      </w:r>
                      <w:bookmarkEnd w:id="57"/>
                    </w:p>
                  </w:txbxContent>
                </v:textbox>
                <w10:wrap type="square"/>
              </v:shape>
            </w:pict>
          </mc:Fallback>
        </mc:AlternateContent>
      </w:r>
      <w:r w:rsidRPr="00C04279">
        <w:rPr>
          <w:noProof/>
        </w:rPr>
        <w:drawing>
          <wp:anchor distT="0" distB="0" distL="114300" distR="114300" simplePos="0" relativeHeight="251743232" behindDoc="0" locked="0" layoutInCell="1" allowOverlap="1" wp14:anchorId="278818A5" wp14:editId="3F069451">
            <wp:simplePos x="0" y="0"/>
            <wp:positionH relativeFrom="column">
              <wp:posOffset>549715</wp:posOffset>
            </wp:positionH>
            <wp:positionV relativeFrom="page">
              <wp:posOffset>2192704</wp:posOffset>
            </wp:positionV>
            <wp:extent cx="4694400" cy="3668400"/>
            <wp:effectExtent l="0" t="0" r="0" b="8255"/>
            <wp:wrapSquare wrapText="bothSides"/>
            <wp:docPr id="2133619726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619726" name="Imagen 1" descr="Interfaz de usuario gráfica, Aplicación, Word&#10;&#10;Descripción generada automáticamente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400" cy="366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046BE423" w14:textId="306E346F" w:rsidR="00C04279" w:rsidRDefault="00C04279"/>
    <w:p w14:paraId="587AA15B" w14:textId="77777777" w:rsidR="00C04279" w:rsidRDefault="00C04279"/>
    <w:p w14:paraId="05EAF53C" w14:textId="5D52B389" w:rsidR="00C04279" w:rsidRDefault="00C04279"/>
    <w:p w14:paraId="113DFD3E" w14:textId="77777777" w:rsidR="00C04279" w:rsidRDefault="00C04279"/>
    <w:p w14:paraId="48A5607B" w14:textId="68ED54F8" w:rsidR="00C04279" w:rsidRDefault="00C04279"/>
    <w:p w14:paraId="596E0ACD" w14:textId="77777777" w:rsidR="00C04279" w:rsidRDefault="00C04279"/>
    <w:p w14:paraId="5FF2C99B" w14:textId="047AD8AA" w:rsidR="00C04279" w:rsidRDefault="00C04279">
      <w:r>
        <w:t xml:space="preserve"> </w:t>
      </w:r>
    </w:p>
    <w:p w14:paraId="031A431E" w14:textId="77777777" w:rsidR="00C04279" w:rsidRDefault="00C04279"/>
    <w:p w14:paraId="56AE21F8" w14:textId="77777777" w:rsidR="00C04279" w:rsidRDefault="00C04279"/>
    <w:p w14:paraId="25A619B4" w14:textId="77777777" w:rsidR="00C04279" w:rsidRDefault="00C04279"/>
    <w:p w14:paraId="36F205CC" w14:textId="77777777" w:rsidR="00C04279" w:rsidRDefault="00C04279"/>
    <w:p w14:paraId="79987C0C" w14:textId="77777777" w:rsidR="00C04279" w:rsidRDefault="00C04279"/>
    <w:p w14:paraId="32B0D6D1" w14:textId="77777777" w:rsidR="00C04279" w:rsidRDefault="00C04279"/>
    <w:p w14:paraId="0E50EBA9" w14:textId="77777777" w:rsidR="00C04279" w:rsidRDefault="00C04279"/>
    <w:p w14:paraId="6FCCAC72" w14:textId="77777777" w:rsidR="00C04279" w:rsidRDefault="00C04279"/>
    <w:p w14:paraId="1F4FF538" w14:textId="7E68F529" w:rsidR="00C04279" w:rsidRDefault="00C04279" w:rsidP="00C04279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B922F8A" wp14:editId="5E0FC8CD">
                <wp:simplePos x="0" y="0"/>
                <wp:positionH relativeFrom="column">
                  <wp:posOffset>453390</wp:posOffset>
                </wp:positionH>
                <wp:positionV relativeFrom="paragraph">
                  <wp:posOffset>3761740</wp:posOffset>
                </wp:positionV>
                <wp:extent cx="4697730" cy="635"/>
                <wp:effectExtent l="0" t="0" r="0" b="0"/>
                <wp:wrapSquare wrapText="bothSides"/>
                <wp:docPr id="27288929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77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13C9C2" w14:textId="30E7A934" w:rsidR="00C04279" w:rsidRPr="00A749E6" w:rsidRDefault="00C04279" w:rsidP="00C04279">
                            <w:pPr>
                              <w:pStyle w:val="Descripcin"/>
                              <w:jc w:val="center"/>
                            </w:pPr>
                            <w:bookmarkStart w:id="58" w:name="_Toc149829166"/>
                            <w:r>
                              <w:t xml:space="preserve">Ilustración </w:t>
                            </w:r>
                            <w:fldSimple w:instr=" SEQ Ilustración \* ARABIC ">
                              <w:r w:rsidR="00AB3081">
                                <w:rPr>
                                  <w:noProof/>
                                </w:rPr>
                                <w:t>34</w:t>
                              </w:r>
                            </w:fldSimple>
                            <w:r>
                              <w:t>.CU-14EX1 No hay conexión a la base de datos</w:t>
                            </w:r>
                            <w:bookmarkEnd w:id="5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922F8A" id="_x0000_s1052" type="#_x0000_t202" style="position:absolute;margin-left:35.7pt;margin-top:296.2pt;width:369.9pt;height:.0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" stroked="f">
                <v:textbox style="mso-fit-shape-to-text:t" inset="0,0,0,0">
                  <w:txbxContent>
                    <w:p w14:paraId="6113C9C2" w14:textId="30E7A934" w:rsidR="00C04279" w:rsidRPr="00A749E6" w:rsidRDefault="00C04279" w:rsidP="00C04279">
                      <w:pPr>
                        <w:pStyle w:val="Descripcin"/>
                        <w:jc w:val="center"/>
                      </w:pPr>
                      <w:bookmarkStart w:id="59" w:name="_Toc149829166"/>
                      <w:r>
                        <w:t xml:space="preserve">Ilustración </w:t>
                      </w:r>
                      <w:fldSimple w:instr=" SEQ Ilustración \* ARABIC ">
                        <w:r w:rsidR="00AB3081">
                          <w:rPr>
                            <w:noProof/>
                          </w:rPr>
                          <w:t>34</w:t>
                        </w:r>
                      </w:fldSimple>
                      <w:r>
                        <w:t>.CU-14EX1 No hay conexión a la base de datos</w:t>
                      </w:r>
                      <w:bookmarkEnd w:id="59"/>
                    </w:p>
                  </w:txbxContent>
                </v:textbox>
                <w10:wrap type="square"/>
              </v:shape>
            </w:pict>
          </mc:Fallback>
        </mc:AlternateContent>
      </w:r>
      <w:r w:rsidRPr="00C04279">
        <w:rPr>
          <w:noProof/>
        </w:rPr>
        <w:drawing>
          <wp:anchor distT="0" distB="0" distL="114300" distR="114300" simplePos="0" relativeHeight="251746304" behindDoc="0" locked="0" layoutInCell="1" allowOverlap="1" wp14:anchorId="3229C9C0" wp14:editId="15CC6CFB">
            <wp:simplePos x="0" y="0"/>
            <wp:positionH relativeFrom="margin">
              <wp:align>center</wp:align>
            </wp:positionH>
            <wp:positionV relativeFrom="paragraph">
              <wp:posOffset>11723</wp:posOffset>
            </wp:positionV>
            <wp:extent cx="4698000" cy="3693600"/>
            <wp:effectExtent l="0" t="0" r="7620" b="2540"/>
            <wp:wrapSquare wrapText="bothSides"/>
            <wp:docPr id="207573570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735707" name="Imagen 1" descr="Interfaz de usuario gráfica, Aplicación&#10;&#10;Descripción generada automáticamente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8000" cy="369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3B0730" w14:textId="77777777" w:rsidR="00C04279" w:rsidRDefault="00C04279"/>
    <w:p w14:paraId="58D7A1AC" w14:textId="77777777" w:rsidR="00C04279" w:rsidRDefault="00C04279"/>
    <w:p w14:paraId="49AC410D" w14:textId="201787E2" w:rsidR="00C04279" w:rsidRDefault="00C04279"/>
    <w:p w14:paraId="26B2D7B7" w14:textId="56E13195" w:rsidR="00C04279" w:rsidRDefault="00C04279"/>
    <w:p w14:paraId="472D597F" w14:textId="33316F10" w:rsidR="00C04279" w:rsidRDefault="00C04279"/>
    <w:p w14:paraId="749CB094" w14:textId="6521CCC9" w:rsidR="00C04279" w:rsidRDefault="00C04279">
      <w:r>
        <w:t xml:space="preserve"> </w:t>
      </w:r>
    </w:p>
    <w:p w14:paraId="289C7D1D" w14:textId="77777777" w:rsidR="00C04279" w:rsidRDefault="00C04279"/>
    <w:p w14:paraId="41C17215" w14:textId="77777777" w:rsidR="00C04279" w:rsidRDefault="00C04279"/>
    <w:p w14:paraId="4F1A1AAC" w14:textId="77777777" w:rsidR="00C04279" w:rsidRDefault="00C04279"/>
    <w:p w14:paraId="7A66ADC3" w14:textId="77777777" w:rsidR="00C04279" w:rsidRDefault="00C04279"/>
    <w:p w14:paraId="36E4BC55" w14:textId="77777777" w:rsidR="00C04279" w:rsidRDefault="00C04279"/>
    <w:p w14:paraId="7880C807" w14:textId="77777777" w:rsidR="00C04279" w:rsidRDefault="00C04279"/>
    <w:p w14:paraId="6AC5E5E4" w14:textId="77777777" w:rsidR="00C04279" w:rsidRDefault="00C04279"/>
    <w:p w14:paraId="242069BF" w14:textId="41145A09" w:rsidR="00C04279" w:rsidRDefault="00C04279"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44CEE1BD" wp14:editId="32A5C2F4">
                <wp:simplePos x="0" y="0"/>
                <wp:positionH relativeFrom="column">
                  <wp:posOffset>459105</wp:posOffset>
                </wp:positionH>
                <wp:positionV relativeFrom="paragraph">
                  <wp:posOffset>3769995</wp:posOffset>
                </wp:positionV>
                <wp:extent cx="4693920" cy="635"/>
                <wp:effectExtent l="0" t="0" r="0" b="0"/>
                <wp:wrapSquare wrapText="bothSides"/>
                <wp:docPr id="294702606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39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E6AB50" w14:textId="3789139C" w:rsidR="00C04279" w:rsidRPr="00C63AF2" w:rsidRDefault="00C04279" w:rsidP="00C04279">
                            <w:pPr>
                              <w:pStyle w:val="Descripcin"/>
                              <w:jc w:val="center"/>
                            </w:pPr>
                            <w:bookmarkStart w:id="60" w:name="_Toc149829167"/>
                            <w:r>
                              <w:t xml:space="preserve">Ilustración </w:t>
                            </w:r>
                            <w:fldSimple w:instr=" SEQ Ilustración \* ARABIC ">
                              <w:r w:rsidR="00AB3081">
                                <w:rPr>
                                  <w:noProof/>
                                </w:rPr>
                                <w:t>35</w:t>
                              </w:r>
                            </w:fldSimple>
                            <w:r>
                              <w:t>.CU-14EX2 Calificación inválida</w:t>
                            </w:r>
                            <w:bookmarkEnd w:id="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CEE1BD" id="_x0000_s1053" type="#_x0000_t202" style="position:absolute;margin-left:36.15pt;margin-top:296.85pt;width:369.6pt;height:.0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" stroked="f">
                <v:textbox style="mso-fit-shape-to-text:t" inset="0,0,0,0">
                  <w:txbxContent>
                    <w:p w14:paraId="6BE6AB50" w14:textId="3789139C" w:rsidR="00C04279" w:rsidRPr="00C63AF2" w:rsidRDefault="00C04279" w:rsidP="00C04279">
                      <w:pPr>
                        <w:pStyle w:val="Descripcin"/>
                        <w:jc w:val="center"/>
                      </w:pPr>
                      <w:bookmarkStart w:id="61" w:name="_Toc149829167"/>
                      <w:r>
                        <w:t xml:space="preserve">Ilustración </w:t>
                      </w:r>
                      <w:fldSimple w:instr=" SEQ Ilustración \* ARABIC ">
                        <w:r w:rsidR="00AB3081">
                          <w:rPr>
                            <w:noProof/>
                          </w:rPr>
                          <w:t>35</w:t>
                        </w:r>
                      </w:fldSimple>
                      <w:r>
                        <w:t>.CU-14EX2 Calificación inválida</w:t>
                      </w:r>
                      <w:bookmarkEnd w:id="61"/>
                    </w:p>
                  </w:txbxContent>
                </v:textbox>
                <w10:wrap type="square"/>
              </v:shape>
            </w:pict>
          </mc:Fallback>
        </mc:AlternateContent>
      </w:r>
      <w:r w:rsidRPr="00C04279">
        <w:rPr>
          <w:noProof/>
        </w:rPr>
        <w:drawing>
          <wp:anchor distT="0" distB="0" distL="114300" distR="114300" simplePos="0" relativeHeight="251749376" behindDoc="0" locked="0" layoutInCell="1" allowOverlap="1" wp14:anchorId="07123912" wp14:editId="5C5910BC">
            <wp:simplePos x="0" y="0"/>
            <wp:positionH relativeFrom="margin">
              <wp:align>center</wp:align>
            </wp:positionH>
            <wp:positionV relativeFrom="paragraph">
              <wp:posOffset>34095</wp:posOffset>
            </wp:positionV>
            <wp:extent cx="4694400" cy="3679200"/>
            <wp:effectExtent l="0" t="0" r="0" b="0"/>
            <wp:wrapSquare wrapText="bothSides"/>
            <wp:docPr id="81254415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544152" name="Imagen 1" descr="Interfaz de usuario gráfica, Aplicación&#10;&#10;Descripción generada automáticamente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400" cy="367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CCBA04" w14:textId="27B35DE1" w:rsidR="00C04279" w:rsidRDefault="00C04279"/>
    <w:p w14:paraId="38FA2EBE" w14:textId="77777777" w:rsidR="00C04279" w:rsidRDefault="00C04279"/>
    <w:p w14:paraId="5D9B79A3" w14:textId="5FE3D589" w:rsidR="00C04279" w:rsidRDefault="00C04279">
      <w:r>
        <w:t xml:space="preserve"> </w:t>
      </w:r>
    </w:p>
    <w:p w14:paraId="55B9363A" w14:textId="77777777" w:rsidR="00C04279" w:rsidRDefault="00C04279"/>
    <w:p w14:paraId="5ABDE3A2" w14:textId="77777777" w:rsidR="00C04279" w:rsidRDefault="00C04279"/>
    <w:p w14:paraId="4803A81C" w14:textId="77777777" w:rsidR="00C04279" w:rsidRDefault="00C04279"/>
    <w:p w14:paraId="0DB9CB18" w14:textId="77777777" w:rsidR="00C04279" w:rsidRDefault="00C04279"/>
    <w:p w14:paraId="41945402" w14:textId="77777777" w:rsidR="00C04279" w:rsidRDefault="00C04279"/>
    <w:p w14:paraId="0FAAFB78" w14:textId="77777777" w:rsidR="00C04279" w:rsidRDefault="00C04279"/>
    <w:p w14:paraId="527D9609" w14:textId="77777777" w:rsidR="00C04279" w:rsidRDefault="00C04279"/>
    <w:p w14:paraId="72778195" w14:textId="77777777" w:rsidR="00C04279" w:rsidRDefault="00C04279"/>
    <w:p w14:paraId="0A848927" w14:textId="77777777" w:rsidR="00C04279" w:rsidRDefault="00C04279"/>
    <w:p w14:paraId="03A19CA7" w14:textId="77777777" w:rsidR="00C04279" w:rsidRDefault="00C04279"/>
    <w:p w14:paraId="1E923534" w14:textId="77777777" w:rsidR="00C04279" w:rsidRDefault="00C04279"/>
    <w:tbl>
      <w:tblPr>
        <w:tblW w:w="4923" w:type="pct"/>
        <w:tblLook w:val="04A0" w:firstRow="1" w:lastRow="0" w:firstColumn="1" w:lastColumn="0" w:noHBand="0" w:noVBand="1"/>
      </w:tblPr>
      <w:tblGrid>
        <w:gridCol w:w="1782"/>
        <w:gridCol w:w="6900"/>
      </w:tblGrid>
      <w:tr w:rsidR="00C40A42" w:rsidRPr="005B6FE0" w14:paraId="1BB66984" w14:textId="77777777" w:rsidTr="00681195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09C2E111" w14:textId="77777777" w:rsidR="00C40A42" w:rsidRPr="00731113" w:rsidRDefault="00C40A42" w:rsidP="00681195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lastRenderedPageBreak/>
              <w:t>ID: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440F9A8" w14:textId="39D59F3E" w:rsidR="00C40A42" w:rsidRPr="005B6FE0" w:rsidRDefault="00C40A42" w:rsidP="00681195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CU-1</w:t>
            </w:r>
            <w:r w:rsidR="008E2A7F">
              <w:rPr>
                <w:rFonts w:cs="Arial"/>
                <w:lang w:val="es-ES"/>
              </w:rPr>
              <w:t>5</w:t>
            </w:r>
          </w:p>
        </w:tc>
      </w:tr>
      <w:tr w:rsidR="00C40A42" w:rsidRPr="00731113" w14:paraId="56481D47" w14:textId="77777777" w:rsidTr="00681195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3FFAAB5E" w14:textId="77777777" w:rsidR="00C40A42" w:rsidRPr="00731113" w:rsidRDefault="00C40A42" w:rsidP="00681195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Nombre: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0E8D1AC1" w14:textId="36F23CCF" w:rsidR="00C40A42" w:rsidRPr="00731113" w:rsidRDefault="00C40A42" w:rsidP="00681195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Aceptar solicitud</w:t>
            </w:r>
          </w:p>
        </w:tc>
      </w:tr>
      <w:tr w:rsidR="00C40A42" w:rsidRPr="00731113" w14:paraId="69496B2E" w14:textId="77777777" w:rsidTr="00681195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27980B5B" w14:textId="77777777" w:rsidR="00C40A42" w:rsidRPr="00731113" w:rsidRDefault="00C40A42" w:rsidP="00681195">
            <w:pPr>
              <w:rPr>
                <w:rFonts w:cs="Arial"/>
                <w:b/>
                <w:lang w:val="es-ES"/>
              </w:rPr>
            </w:pPr>
            <w:r>
              <w:rPr>
                <w:rFonts w:cs="Arial"/>
                <w:b/>
                <w:lang w:val="es-ES"/>
              </w:rPr>
              <w:t>Responsable: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0EF85E61" w14:textId="77777777" w:rsidR="00C40A42" w:rsidRPr="00731113" w:rsidRDefault="00C40A42" w:rsidP="00681195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Christopher Vasquez Zapata</w:t>
            </w:r>
          </w:p>
        </w:tc>
      </w:tr>
      <w:tr w:rsidR="00C40A42" w:rsidRPr="00731113" w14:paraId="1F3F8817" w14:textId="77777777" w:rsidTr="00681195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40A1A98A" w14:textId="77777777" w:rsidR="00C40A42" w:rsidRPr="00731113" w:rsidRDefault="00C40A42" w:rsidP="00681195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Fecha de actualización: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4F1E735" w14:textId="77777777" w:rsidR="00C40A42" w:rsidRPr="00731113" w:rsidRDefault="00C40A42" w:rsidP="00681195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30-oct-2023</w:t>
            </w:r>
          </w:p>
        </w:tc>
      </w:tr>
      <w:tr w:rsidR="00C40A42" w:rsidRPr="00914E27" w14:paraId="056E2D93" w14:textId="77777777" w:rsidTr="00681195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635497CB" w14:textId="77777777" w:rsidR="00C40A42" w:rsidRPr="00731113" w:rsidRDefault="00C40A42" w:rsidP="00681195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Descripción: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3F5044DA" w14:textId="5E3FE324" w:rsidR="00C40A42" w:rsidRPr="00731113" w:rsidRDefault="00C40A42" w:rsidP="00681195">
            <w:pPr>
              <w:jc w:val="both"/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El coordinador</w:t>
            </w:r>
            <w:r w:rsidR="00164814">
              <w:rPr>
                <w:rFonts w:cs="Arial"/>
                <w:lang w:val="es-ES"/>
              </w:rPr>
              <w:t xml:space="preserve"> COIL-VIC o apoyo administrativo</w:t>
            </w:r>
            <w:r>
              <w:rPr>
                <w:rFonts w:cs="Arial"/>
                <w:lang w:val="es-ES"/>
              </w:rPr>
              <w:t xml:space="preserve"> </w:t>
            </w:r>
            <w:r w:rsidR="00164814">
              <w:rPr>
                <w:rFonts w:cs="Arial"/>
                <w:lang w:val="es-ES"/>
              </w:rPr>
              <w:t>aprueba una solicitud.</w:t>
            </w:r>
          </w:p>
        </w:tc>
      </w:tr>
      <w:tr w:rsidR="00C40A42" w:rsidRPr="00731113" w14:paraId="03B271C2" w14:textId="77777777" w:rsidTr="00681195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6ED713BA" w14:textId="77777777" w:rsidR="00C40A42" w:rsidRPr="00731113" w:rsidRDefault="00C40A42" w:rsidP="00681195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Actor(es):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4C1CB0AB" w14:textId="5DAAD653" w:rsidR="00C40A42" w:rsidRDefault="00C40A42" w:rsidP="00681195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AC-</w:t>
            </w:r>
            <w:r w:rsidR="00C04279">
              <w:rPr>
                <w:rFonts w:cs="Arial"/>
                <w:lang w:val="es-ES"/>
              </w:rPr>
              <w:t>1</w:t>
            </w:r>
            <w:r>
              <w:rPr>
                <w:rFonts w:cs="Arial"/>
                <w:lang w:val="es-ES"/>
              </w:rPr>
              <w:t xml:space="preserve"> Apoyo administrativo, AC-</w:t>
            </w:r>
            <w:r w:rsidR="00C04279">
              <w:rPr>
                <w:rFonts w:cs="Arial"/>
                <w:lang w:val="es-ES"/>
              </w:rPr>
              <w:t>2</w:t>
            </w:r>
            <w:r>
              <w:rPr>
                <w:rFonts w:cs="Arial"/>
                <w:lang w:val="es-ES"/>
              </w:rPr>
              <w:t xml:space="preserve"> Coordinador COIL-VIC</w:t>
            </w:r>
          </w:p>
        </w:tc>
      </w:tr>
      <w:tr w:rsidR="00C40A42" w:rsidRPr="00914E27" w14:paraId="00341292" w14:textId="77777777" w:rsidTr="00681195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6FC2C696" w14:textId="77777777" w:rsidR="00C40A42" w:rsidRPr="00731113" w:rsidRDefault="00C40A42" w:rsidP="00681195">
            <w:pPr>
              <w:rPr>
                <w:rFonts w:cs="Arial"/>
                <w:b/>
                <w:lang w:val="es-ES"/>
              </w:rPr>
            </w:pPr>
            <w:r>
              <w:rPr>
                <w:rFonts w:cs="Arial"/>
                <w:b/>
                <w:lang w:val="es-ES"/>
              </w:rPr>
              <w:t>Disparador: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E4961A7" w14:textId="387ED60D" w:rsidR="00C40A42" w:rsidRPr="00731113" w:rsidRDefault="00C40A42" w:rsidP="00681195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 xml:space="preserve">El apoyo administrativo o coordinador COIL-VIC selecciona una solicitud y da </w:t>
            </w:r>
            <w:r w:rsidR="00117E34">
              <w:rPr>
                <w:rFonts w:cs="Arial"/>
                <w:lang w:val="es-ES"/>
              </w:rPr>
              <w:t>clic</w:t>
            </w:r>
            <w:r>
              <w:rPr>
                <w:rFonts w:cs="Arial"/>
                <w:lang w:val="es-ES"/>
              </w:rPr>
              <w:t xml:space="preserve"> en “</w:t>
            </w:r>
            <w:r w:rsidR="00D45A43">
              <w:rPr>
                <w:rFonts w:cs="Arial"/>
                <w:lang w:val="es-ES"/>
              </w:rPr>
              <w:t>Aceptar</w:t>
            </w:r>
            <w:r>
              <w:rPr>
                <w:rFonts w:cs="Arial"/>
                <w:lang w:val="es-ES"/>
              </w:rPr>
              <w:t>”</w:t>
            </w:r>
          </w:p>
        </w:tc>
      </w:tr>
      <w:tr w:rsidR="00C40A42" w:rsidRPr="002874B0" w14:paraId="1E6CC721" w14:textId="77777777" w:rsidTr="00681195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68B928C7" w14:textId="77777777" w:rsidR="00C40A42" w:rsidRPr="00731113" w:rsidRDefault="00C40A42" w:rsidP="00681195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Precondiciones: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5684D490" w14:textId="77777777" w:rsidR="00BC61AF" w:rsidRDefault="00BC61AF" w:rsidP="00BC61AF">
            <w:pPr>
              <w:rPr>
                <w:lang w:val="es-ES"/>
              </w:rPr>
            </w:pPr>
            <w:r>
              <w:rPr>
                <w:lang w:val="es-ES"/>
              </w:rPr>
              <w:t>PRE-1 Existe(n) formulario(s) de registro para taller COIL-VIC creado(s).</w:t>
            </w:r>
          </w:p>
          <w:p w14:paraId="16DFAFED" w14:textId="40DB6F28" w:rsidR="00C40A42" w:rsidRPr="00731113" w:rsidRDefault="00BC61AF" w:rsidP="00BC61AF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PRE-2 Existe(n) registro(s) realizado(s) por parte de un aspirante.</w:t>
            </w:r>
          </w:p>
        </w:tc>
      </w:tr>
      <w:tr w:rsidR="00C40A42" w:rsidRPr="00D753C1" w14:paraId="6D616D65" w14:textId="77777777" w:rsidTr="00681195">
        <w:trPr>
          <w:trHeight w:val="2065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4E200106" w14:textId="77777777" w:rsidR="00C40A42" w:rsidRPr="00731113" w:rsidRDefault="00C40A42" w:rsidP="00681195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Flujo Normal: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30029F25" w14:textId="3C48B62C" w:rsidR="00C40A42" w:rsidRDefault="00C40A42">
            <w:pPr>
              <w:pStyle w:val="Prrafodelista"/>
              <w:numPr>
                <w:ilvl w:val="0"/>
                <w:numId w:val="34"/>
              </w:numPr>
              <w:spacing w:after="0" w:line="276" w:lineRule="auto"/>
              <w:rPr>
                <w:lang w:val="es-ES"/>
              </w:rPr>
            </w:pPr>
            <w:r>
              <w:rPr>
                <w:lang w:val="es-ES"/>
              </w:rPr>
              <w:t xml:space="preserve">El </w:t>
            </w:r>
            <w:r w:rsidR="00D45A43">
              <w:rPr>
                <w:lang w:val="es-ES"/>
              </w:rPr>
              <w:t>sistema</w:t>
            </w:r>
            <w:r w:rsidR="00892DCA">
              <w:rPr>
                <w:lang w:val="es-ES"/>
              </w:rPr>
              <w:t xml:space="preserve"> verifica si el aspirante seleccionado es un profesor de la UV y</w:t>
            </w:r>
            <w:r w:rsidR="00791C81">
              <w:rPr>
                <w:lang w:val="es-ES"/>
              </w:rPr>
              <w:t xml:space="preserve"> muestra un mensaje “El aspirante ha sido </w:t>
            </w:r>
            <w:r w:rsidR="00C26C94">
              <w:rPr>
                <w:lang w:val="es-ES"/>
              </w:rPr>
              <w:t>aceptado</w:t>
            </w:r>
            <w:r w:rsidR="000C3784">
              <w:rPr>
                <w:lang w:val="es-ES"/>
              </w:rPr>
              <w:t>, registro en PROFA realizado.</w:t>
            </w:r>
            <w:r w:rsidR="00C26C94">
              <w:rPr>
                <w:lang w:val="es-ES"/>
              </w:rPr>
              <w:t>” junto</w:t>
            </w:r>
            <w:r w:rsidR="00892DCA">
              <w:rPr>
                <w:lang w:val="es-ES"/>
              </w:rPr>
              <w:t xml:space="preserve"> con el botón de aceptar</w:t>
            </w:r>
            <w:r w:rsidR="00117E34">
              <w:rPr>
                <w:lang w:val="es-ES"/>
              </w:rPr>
              <w:t xml:space="preserve">, el sistema envía los datos del profesor a PROFA para registrarlo. </w:t>
            </w:r>
            <w:r w:rsidR="00442E34" w:rsidRPr="00442E34">
              <w:rPr>
                <w:shd w:val="clear" w:color="auto" w:fill="FFFF00"/>
                <w:lang w:val="es-ES"/>
              </w:rPr>
              <w:t>(Ver EX 1, EX 2)</w:t>
            </w:r>
          </w:p>
          <w:p w14:paraId="7D5527C5" w14:textId="0DEB6F51" w:rsidR="00405FE0" w:rsidRPr="009409AB" w:rsidRDefault="00405FE0">
            <w:pPr>
              <w:pStyle w:val="Prrafodelista"/>
              <w:numPr>
                <w:ilvl w:val="0"/>
                <w:numId w:val="34"/>
              </w:numPr>
              <w:spacing w:after="0" w:line="276" w:lineRule="auto"/>
              <w:rPr>
                <w:lang w:val="es-ES"/>
              </w:rPr>
            </w:pPr>
            <w:r>
              <w:rPr>
                <w:lang w:val="es-ES"/>
              </w:rPr>
              <w:t>El sistema cierra el mensaje.</w:t>
            </w:r>
          </w:p>
          <w:p w14:paraId="6FA022BC" w14:textId="77777777" w:rsidR="00C40A42" w:rsidRPr="00C00CA6" w:rsidRDefault="00C40A42">
            <w:pPr>
              <w:pStyle w:val="Prrafodelista"/>
              <w:numPr>
                <w:ilvl w:val="0"/>
                <w:numId w:val="34"/>
              </w:numPr>
              <w:spacing w:after="0" w:line="276" w:lineRule="auto"/>
              <w:rPr>
                <w:lang w:val="es-ES"/>
              </w:rPr>
            </w:pPr>
            <w:r>
              <w:rPr>
                <w:lang w:val="es-ES"/>
              </w:rPr>
              <w:t>Termina el caso de uso.</w:t>
            </w:r>
          </w:p>
        </w:tc>
      </w:tr>
      <w:tr w:rsidR="00C40A42" w:rsidRPr="00914E27" w14:paraId="34CEC80C" w14:textId="77777777" w:rsidTr="00681195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4DAEB97F" w14:textId="77777777" w:rsidR="00C40A42" w:rsidRPr="00731113" w:rsidRDefault="00C40A42" w:rsidP="00681195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Flujos Alternos: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73B39C9D" w14:textId="77777777" w:rsidR="00C40A42" w:rsidRDefault="00892DCA" w:rsidP="00681195">
            <w:pPr>
              <w:spacing w:after="200" w:line="276" w:lineRule="auto"/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FA 1.1 El aspirante seleccionado no es un profesor de la UV</w:t>
            </w:r>
          </w:p>
          <w:p w14:paraId="245D3E55" w14:textId="38ED2087" w:rsidR="00892DCA" w:rsidRPr="00892DCA" w:rsidRDefault="00892DCA">
            <w:pPr>
              <w:pStyle w:val="Prrafodelista"/>
              <w:numPr>
                <w:ilvl w:val="0"/>
                <w:numId w:val="35"/>
              </w:numPr>
              <w:spacing w:after="200" w:line="276" w:lineRule="auto"/>
              <w:rPr>
                <w:rFonts w:cs="Arial"/>
                <w:lang w:val="es-ES"/>
              </w:rPr>
            </w:pPr>
            <w:r>
              <w:rPr>
                <w:lang w:val="es-ES"/>
              </w:rPr>
              <w:t xml:space="preserve">El </w:t>
            </w:r>
            <w:r w:rsidRPr="00892DCA">
              <w:rPr>
                <w:lang w:val="es-ES"/>
              </w:rPr>
              <w:t xml:space="preserve">sistema </w:t>
            </w:r>
            <w:r>
              <w:rPr>
                <w:lang w:val="es-ES"/>
              </w:rPr>
              <w:t>muestra un mensaje “El aspirante ha sido aceptado</w:t>
            </w:r>
            <w:r w:rsidR="000C3784">
              <w:rPr>
                <w:lang w:val="es-ES"/>
              </w:rPr>
              <w:t>, Usuario y contraseña generados.</w:t>
            </w:r>
            <w:r>
              <w:rPr>
                <w:lang w:val="es-ES"/>
              </w:rPr>
              <w:t xml:space="preserve">” junto con el botón de </w:t>
            </w:r>
            <w:r w:rsidR="000C3784">
              <w:rPr>
                <w:lang w:val="es-ES"/>
              </w:rPr>
              <w:t>“A</w:t>
            </w:r>
            <w:r>
              <w:rPr>
                <w:lang w:val="es-ES"/>
              </w:rPr>
              <w:t>ceptar</w:t>
            </w:r>
            <w:r w:rsidR="000C3784">
              <w:rPr>
                <w:lang w:val="es-ES"/>
              </w:rPr>
              <w:t>"</w:t>
            </w:r>
            <w:r>
              <w:rPr>
                <w:lang w:val="es-ES"/>
              </w:rPr>
              <w:t xml:space="preserve">, el sistema </w:t>
            </w:r>
            <w:r w:rsidRPr="00892DCA">
              <w:rPr>
                <w:lang w:val="es-ES"/>
              </w:rPr>
              <w:t>genera y manda el usuario y contraseña del aspirante al correo registrado en la solicitud.</w:t>
            </w:r>
          </w:p>
          <w:p w14:paraId="2CF01F8E" w14:textId="77777777" w:rsidR="00892DCA" w:rsidRPr="00892DCA" w:rsidRDefault="00892DCA">
            <w:pPr>
              <w:pStyle w:val="Prrafodelista"/>
              <w:numPr>
                <w:ilvl w:val="0"/>
                <w:numId w:val="35"/>
              </w:numPr>
              <w:spacing w:after="200" w:line="276" w:lineRule="auto"/>
              <w:rPr>
                <w:rFonts w:cs="Arial"/>
                <w:lang w:val="es-ES"/>
              </w:rPr>
            </w:pPr>
            <w:r>
              <w:rPr>
                <w:lang w:val="es-ES"/>
              </w:rPr>
              <w:t>El sistema cierra el mensaje.</w:t>
            </w:r>
          </w:p>
          <w:p w14:paraId="430F1614" w14:textId="740F458C" w:rsidR="00892DCA" w:rsidRPr="00892DCA" w:rsidRDefault="00892DCA">
            <w:pPr>
              <w:pStyle w:val="Prrafodelista"/>
              <w:numPr>
                <w:ilvl w:val="0"/>
                <w:numId w:val="35"/>
              </w:numPr>
              <w:spacing w:after="200" w:line="276" w:lineRule="auto"/>
              <w:rPr>
                <w:rFonts w:cs="Arial"/>
                <w:lang w:val="es-ES"/>
              </w:rPr>
            </w:pPr>
            <w:r>
              <w:rPr>
                <w:lang w:val="es-ES"/>
              </w:rPr>
              <w:t>Termia el caso de uso.</w:t>
            </w:r>
          </w:p>
        </w:tc>
      </w:tr>
      <w:tr w:rsidR="00C40A42" w:rsidRPr="00914E27" w14:paraId="03B4D374" w14:textId="77777777" w:rsidTr="00681195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7BDD3279" w14:textId="77777777" w:rsidR="00C40A42" w:rsidRPr="00731113" w:rsidRDefault="00C40A42" w:rsidP="00681195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Excepciones: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0F644A22" w14:textId="7261B4EC" w:rsidR="00A54A15" w:rsidRDefault="00C40A42" w:rsidP="00A54A15">
            <w:pPr>
              <w:suppressAutoHyphens/>
              <w:spacing w:after="200" w:line="276" w:lineRule="auto"/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</w:pP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EX</w:t>
            </w:r>
            <w:r w:rsidR="00A54A15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 1 Se perdió conexión a la base de datos</w:t>
            </w:r>
          </w:p>
          <w:p w14:paraId="157CAC55" w14:textId="77777777" w:rsidR="00A54A15" w:rsidRDefault="00A54A15">
            <w:pPr>
              <w:pStyle w:val="Prrafodelista"/>
              <w:numPr>
                <w:ilvl w:val="0"/>
                <w:numId w:val="47"/>
              </w:numPr>
              <w:suppressAutoHyphens/>
              <w:spacing w:after="200" w:line="276" w:lineRule="auto"/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</w:pP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El sistema muestra una ventana con el mensaje “No hay conexión a la base de datos, por favor inténtelo más tarde” y la opción de “Aceptar”.</w:t>
            </w:r>
          </w:p>
          <w:p w14:paraId="6AEBF246" w14:textId="77777777" w:rsidR="00A54A15" w:rsidRDefault="00A54A15">
            <w:pPr>
              <w:pStyle w:val="Prrafodelista"/>
              <w:numPr>
                <w:ilvl w:val="0"/>
                <w:numId w:val="47"/>
              </w:numPr>
              <w:suppressAutoHyphens/>
              <w:spacing w:after="200" w:line="276" w:lineRule="auto"/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</w:pP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El apoyo administrativo da clic en “Aceptar”.</w:t>
            </w:r>
          </w:p>
          <w:p w14:paraId="490B027C" w14:textId="67F3626E" w:rsidR="00C40A42" w:rsidRPr="00A54A15" w:rsidRDefault="00A54A15">
            <w:pPr>
              <w:pStyle w:val="Prrafodelista"/>
              <w:numPr>
                <w:ilvl w:val="0"/>
                <w:numId w:val="47"/>
              </w:numPr>
              <w:suppressAutoHyphens/>
              <w:spacing w:after="200" w:line="276" w:lineRule="auto"/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</w:pPr>
            <w:r w:rsidRPr="001D17E1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Termina el caso de uso y regresan al menú principal.</w:t>
            </w:r>
          </w:p>
          <w:p w14:paraId="4E33D536" w14:textId="23909DE2" w:rsidR="00802CA8" w:rsidRDefault="00802CA8" w:rsidP="00802CA8">
            <w:pPr>
              <w:suppressAutoHyphens/>
              <w:spacing w:after="200" w:line="276" w:lineRule="auto"/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</w:pP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E</w:t>
            </w:r>
            <w:r w:rsidR="00A54A15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X </w:t>
            </w: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2 Solicitud</w:t>
            </w:r>
            <w:r w:rsidR="00D848AA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 sin calificar</w:t>
            </w:r>
          </w:p>
          <w:p w14:paraId="22D3EDB3" w14:textId="77777777" w:rsidR="00D848AA" w:rsidRDefault="00D848AA">
            <w:pPr>
              <w:pStyle w:val="Prrafodelista"/>
              <w:numPr>
                <w:ilvl w:val="0"/>
                <w:numId w:val="23"/>
              </w:numPr>
              <w:suppressAutoHyphens/>
              <w:spacing w:after="200" w:line="276" w:lineRule="auto"/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</w:pP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lastRenderedPageBreak/>
              <w:t xml:space="preserve">El sistema muestra el mensaje “La solicitud no cuenta con una calificación, no es posible </w:t>
            </w:r>
            <w:r w:rsidR="00422528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ace</w:t>
            </w:r>
            <w:r w:rsidR="00425E62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ptarla en este momento.</w:t>
            </w: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”</w:t>
            </w:r>
            <w:r w:rsidR="00425E62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, junto con un botón de “Aceptar”.</w:t>
            </w:r>
          </w:p>
          <w:p w14:paraId="2FB5A106" w14:textId="1ABB04EE" w:rsidR="00425E62" w:rsidRDefault="00425E62">
            <w:pPr>
              <w:pStyle w:val="Prrafodelista"/>
              <w:numPr>
                <w:ilvl w:val="0"/>
                <w:numId w:val="23"/>
              </w:numPr>
              <w:suppressAutoHyphens/>
              <w:spacing w:after="200" w:line="276" w:lineRule="auto"/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</w:pP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El apoyo administrativo o coordinador COIL-VIC da </w:t>
            </w:r>
            <w:r w:rsidR="00A437CE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clic</w:t>
            </w: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 en “Aceptar”.</w:t>
            </w:r>
          </w:p>
          <w:p w14:paraId="1FFE8EB1" w14:textId="1287A6A6" w:rsidR="00425E62" w:rsidRPr="00D848AA" w:rsidRDefault="00425E62">
            <w:pPr>
              <w:pStyle w:val="Prrafodelista"/>
              <w:numPr>
                <w:ilvl w:val="0"/>
                <w:numId w:val="23"/>
              </w:numPr>
              <w:suppressAutoHyphens/>
              <w:spacing w:after="200" w:line="276" w:lineRule="auto"/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</w:pP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Termina el caso de uso.</w:t>
            </w:r>
          </w:p>
        </w:tc>
      </w:tr>
      <w:tr w:rsidR="00C40A42" w:rsidRPr="00914E27" w14:paraId="61A91C6C" w14:textId="77777777" w:rsidTr="00681195">
        <w:trPr>
          <w:trHeight w:val="348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4B20B0A1" w14:textId="77777777" w:rsidR="00C40A42" w:rsidRPr="00731113" w:rsidRDefault="00C40A42" w:rsidP="00681195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lastRenderedPageBreak/>
              <w:t>Pos</w:t>
            </w:r>
            <w:r>
              <w:rPr>
                <w:rFonts w:cs="Arial"/>
                <w:b/>
                <w:lang w:val="es-ES"/>
              </w:rPr>
              <w:t>t</w:t>
            </w:r>
            <w:r w:rsidRPr="00731113">
              <w:rPr>
                <w:rFonts w:cs="Arial"/>
                <w:b/>
                <w:lang w:val="es-ES"/>
              </w:rPr>
              <w:t>condiciones: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4024DFC3" w14:textId="3A498F98" w:rsidR="00C40A42" w:rsidRPr="00731113" w:rsidRDefault="00C40A42" w:rsidP="00681195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 xml:space="preserve">POST 1: La </w:t>
            </w:r>
            <w:r w:rsidR="00425E62">
              <w:rPr>
                <w:rFonts w:cs="Arial"/>
                <w:lang w:val="es-ES"/>
              </w:rPr>
              <w:t>solicitud aparece marcada con un contorno junto con la calificación en color verde</w:t>
            </w:r>
            <w:r w:rsidR="000C3784">
              <w:rPr>
                <w:rFonts w:cs="Arial"/>
                <w:lang w:val="es-ES"/>
              </w:rPr>
              <w:t>, los botones de “Aceptar”, “Rechazar” y “Evaluar” dejan de ser visibles</w:t>
            </w:r>
            <w:r w:rsidR="00425E62">
              <w:rPr>
                <w:rFonts w:cs="Arial"/>
                <w:lang w:val="es-ES"/>
              </w:rPr>
              <w:t>.</w:t>
            </w:r>
          </w:p>
        </w:tc>
      </w:tr>
      <w:tr w:rsidR="00C40A42" w:rsidRPr="00914E27" w14:paraId="06A8CA40" w14:textId="77777777" w:rsidTr="00681195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2FB43A3F" w14:textId="77777777" w:rsidR="00C40A42" w:rsidRPr="00731113" w:rsidRDefault="00C40A42" w:rsidP="00681195">
            <w:pPr>
              <w:rPr>
                <w:rFonts w:cs="Arial"/>
                <w:b/>
                <w:lang w:val="es-ES"/>
              </w:rPr>
            </w:pPr>
            <w:r>
              <w:rPr>
                <w:rFonts w:cs="Arial"/>
                <w:b/>
                <w:lang w:val="es-ES"/>
              </w:rPr>
              <w:t>Reglas de negocio: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302B42A7" w14:textId="77777777" w:rsidR="00C40A42" w:rsidRDefault="00C40A42" w:rsidP="00681195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RN-1, RN-4</w:t>
            </w:r>
          </w:p>
        </w:tc>
      </w:tr>
      <w:tr w:rsidR="00C40A42" w:rsidRPr="005B6FE0" w14:paraId="47A51424" w14:textId="77777777" w:rsidTr="00681195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1463BAF7" w14:textId="77777777" w:rsidR="00C40A42" w:rsidRPr="00731113" w:rsidRDefault="00C40A42" w:rsidP="00681195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 xml:space="preserve">Incluye: 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510854AB" w14:textId="77777777" w:rsidR="00C40A42" w:rsidRPr="005B6FE0" w:rsidRDefault="00C40A42" w:rsidP="00681195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Ninguno</w:t>
            </w:r>
          </w:p>
        </w:tc>
      </w:tr>
      <w:tr w:rsidR="00C40A42" w:rsidRPr="00731113" w14:paraId="4CCD1D6C" w14:textId="77777777" w:rsidTr="00681195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230271C3" w14:textId="77777777" w:rsidR="00C40A42" w:rsidRPr="00731113" w:rsidRDefault="00C40A42" w:rsidP="00681195">
            <w:pPr>
              <w:rPr>
                <w:rFonts w:cs="Arial"/>
                <w:b/>
                <w:lang w:val="es-ES"/>
              </w:rPr>
            </w:pPr>
            <w:r>
              <w:rPr>
                <w:rFonts w:cs="Arial"/>
                <w:b/>
                <w:lang w:val="es-ES"/>
              </w:rPr>
              <w:t xml:space="preserve"> </w:t>
            </w:r>
            <w:r w:rsidRPr="00731113">
              <w:rPr>
                <w:rFonts w:cs="Arial"/>
                <w:b/>
                <w:lang w:val="es-ES"/>
              </w:rPr>
              <w:t>Extiende: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FD300A9" w14:textId="4360FC79" w:rsidR="00C40A42" w:rsidRPr="00731113" w:rsidRDefault="0022093F" w:rsidP="00681195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Ninguno</w:t>
            </w:r>
          </w:p>
        </w:tc>
      </w:tr>
    </w:tbl>
    <w:p w14:paraId="66D80EF6" w14:textId="4E59D012" w:rsidR="00C40A42" w:rsidRDefault="00C04279"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6902BA9" wp14:editId="74322029">
                <wp:simplePos x="0" y="0"/>
                <wp:positionH relativeFrom="column">
                  <wp:posOffset>-1270</wp:posOffset>
                </wp:positionH>
                <wp:positionV relativeFrom="paragraph">
                  <wp:posOffset>4770120</wp:posOffset>
                </wp:positionV>
                <wp:extent cx="5612130" cy="635"/>
                <wp:effectExtent l="0" t="0" r="0" b="0"/>
                <wp:wrapSquare wrapText="bothSides"/>
                <wp:docPr id="1232314612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3AADFB" w14:textId="0664EE21" w:rsidR="00C04279" w:rsidRPr="00E1170E" w:rsidRDefault="00C04279" w:rsidP="00C04279">
                            <w:pPr>
                              <w:pStyle w:val="Descripcin"/>
                              <w:jc w:val="center"/>
                            </w:pPr>
                            <w:bookmarkStart w:id="62" w:name="_Toc149829168"/>
                            <w:r>
                              <w:t xml:space="preserve">Ilustración </w:t>
                            </w:r>
                            <w:fldSimple w:instr=" SEQ Ilustración \* ARABIC ">
                              <w:r w:rsidR="00AB3081">
                                <w:rPr>
                                  <w:noProof/>
                                </w:rPr>
                                <w:t>36</w:t>
                              </w:r>
                            </w:fldSimple>
                            <w:r>
                              <w:t>.CU-15 Aceptar solicitud</w:t>
                            </w:r>
                            <w:bookmarkEnd w:id="6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902BA9" id="_x0000_s1054" type="#_x0000_t202" style="position:absolute;margin-left:-.1pt;margin-top:375.6pt;width:441.9pt;height:.0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" stroked="f">
                <v:textbox style="mso-fit-shape-to-text:t" inset="0,0,0,0">
                  <w:txbxContent>
                    <w:p w14:paraId="1D3AADFB" w14:textId="0664EE21" w:rsidR="00C04279" w:rsidRPr="00E1170E" w:rsidRDefault="00C04279" w:rsidP="00C04279">
                      <w:pPr>
                        <w:pStyle w:val="Descripcin"/>
                        <w:jc w:val="center"/>
                      </w:pPr>
                      <w:bookmarkStart w:id="63" w:name="_Toc149829168"/>
                      <w:r>
                        <w:t xml:space="preserve">Ilustración </w:t>
                      </w:r>
                      <w:fldSimple w:instr=" SEQ Ilustración \* ARABIC ">
                        <w:r w:rsidR="00AB3081">
                          <w:rPr>
                            <w:noProof/>
                          </w:rPr>
                          <w:t>36</w:t>
                        </w:r>
                      </w:fldSimple>
                      <w:r>
                        <w:t>.CU-15 Aceptar solicitud</w:t>
                      </w:r>
                      <w:bookmarkEnd w:id="63"/>
                    </w:p>
                  </w:txbxContent>
                </v:textbox>
                <w10:wrap type="square"/>
              </v:shape>
            </w:pict>
          </mc:Fallback>
        </mc:AlternateContent>
      </w:r>
      <w:r w:rsidRPr="00C04279">
        <w:rPr>
          <w:noProof/>
        </w:rPr>
        <w:drawing>
          <wp:anchor distT="0" distB="0" distL="114300" distR="114300" simplePos="0" relativeHeight="251752448" behindDoc="0" locked="0" layoutInCell="1" allowOverlap="1" wp14:anchorId="42B224B0" wp14:editId="7B74E0FD">
            <wp:simplePos x="0" y="0"/>
            <wp:positionH relativeFrom="margin">
              <wp:posOffset>-1270</wp:posOffset>
            </wp:positionH>
            <wp:positionV relativeFrom="paragraph">
              <wp:posOffset>343095</wp:posOffset>
            </wp:positionV>
            <wp:extent cx="5612130" cy="4370070"/>
            <wp:effectExtent l="0" t="0" r="7620" b="0"/>
            <wp:wrapSquare wrapText="bothSides"/>
            <wp:docPr id="6759803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9803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80B7E2" w14:textId="68C26116" w:rsidR="00C04279" w:rsidRDefault="00C04279"/>
    <w:p w14:paraId="0E081305" w14:textId="592576FF" w:rsidR="00C04279" w:rsidRDefault="00C0427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D52F84B" wp14:editId="3F8A4BA3">
                <wp:simplePos x="0" y="0"/>
                <wp:positionH relativeFrom="column">
                  <wp:posOffset>459105</wp:posOffset>
                </wp:positionH>
                <wp:positionV relativeFrom="paragraph">
                  <wp:posOffset>3750945</wp:posOffset>
                </wp:positionV>
                <wp:extent cx="4693920" cy="635"/>
                <wp:effectExtent l="0" t="0" r="0" b="0"/>
                <wp:wrapSquare wrapText="bothSides"/>
                <wp:docPr id="1586565494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39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7146BE" w14:textId="6D46084C" w:rsidR="00C04279" w:rsidRPr="004041BB" w:rsidRDefault="00C04279" w:rsidP="00C04279">
                            <w:pPr>
                              <w:pStyle w:val="Descripcin"/>
                              <w:jc w:val="center"/>
                            </w:pPr>
                            <w:bookmarkStart w:id="64" w:name="_Toc149829169"/>
                            <w:r>
                              <w:t xml:space="preserve">Ilustración </w:t>
                            </w:r>
                            <w:fldSimple w:instr=" SEQ Ilustración \* ARABIC ">
                              <w:r w:rsidR="00AB3081">
                                <w:rPr>
                                  <w:noProof/>
                                </w:rPr>
                                <w:t>37</w:t>
                              </w:r>
                            </w:fldSimple>
                            <w:r>
                              <w:t>.CU-15FA1.1 Aceptar solicitud de estudiante</w:t>
                            </w:r>
                            <w:bookmarkEnd w:id="6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52F84B" id="_x0000_s1055" type="#_x0000_t202" style="position:absolute;margin-left:36.15pt;margin-top:295.35pt;width:369.6pt;height:.0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" stroked="f">
                <v:textbox style="mso-fit-shape-to-text:t" inset="0,0,0,0">
                  <w:txbxContent>
                    <w:p w14:paraId="487146BE" w14:textId="6D46084C" w:rsidR="00C04279" w:rsidRPr="004041BB" w:rsidRDefault="00C04279" w:rsidP="00C04279">
                      <w:pPr>
                        <w:pStyle w:val="Descripcin"/>
                        <w:jc w:val="center"/>
                      </w:pPr>
                      <w:bookmarkStart w:id="65" w:name="_Toc149829169"/>
                      <w:r>
                        <w:t xml:space="preserve">Ilustración </w:t>
                      </w:r>
                      <w:fldSimple w:instr=" SEQ Ilustración \* ARABIC ">
                        <w:r w:rsidR="00AB3081">
                          <w:rPr>
                            <w:noProof/>
                          </w:rPr>
                          <w:t>37</w:t>
                        </w:r>
                      </w:fldSimple>
                      <w:r>
                        <w:t>.CU-15FA1.1 Aceptar solicitud de estudiante</w:t>
                      </w:r>
                      <w:bookmarkEnd w:id="65"/>
                    </w:p>
                  </w:txbxContent>
                </v:textbox>
                <w10:wrap type="square"/>
              </v:shape>
            </w:pict>
          </mc:Fallback>
        </mc:AlternateContent>
      </w:r>
      <w:r w:rsidRPr="00C04279">
        <w:rPr>
          <w:noProof/>
        </w:rPr>
        <w:drawing>
          <wp:anchor distT="0" distB="0" distL="114300" distR="114300" simplePos="0" relativeHeight="251755520" behindDoc="0" locked="0" layoutInCell="1" allowOverlap="1" wp14:anchorId="3D8219D3" wp14:editId="4F3C210C">
            <wp:simplePos x="0" y="0"/>
            <wp:positionH relativeFrom="margin">
              <wp:align>center</wp:align>
            </wp:positionH>
            <wp:positionV relativeFrom="paragraph">
              <wp:posOffset>25986</wp:posOffset>
            </wp:positionV>
            <wp:extent cx="4694400" cy="3668400"/>
            <wp:effectExtent l="0" t="0" r="0" b="8255"/>
            <wp:wrapSquare wrapText="bothSides"/>
            <wp:docPr id="63728850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288506" name="Imagen 1" descr="Interfaz de usuario gráfica, Texto&#10;&#10;Descripción generada automáticamente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400" cy="366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794BC9" w14:textId="77777777" w:rsidR="00C04279" w:rsidRDefault="00C04279"/>
    <w:p w14:paraId="69864608" w14:textId="77777777" w:rsidR="00C04279" w:rsidRDefault="00C04279"/>
    <w:p w14:paraId="3D20AC4C" w14:textId="77777777" w:rsidR="00C04279" w:rsidRDefault="00C04279"/>
    <w:p w14:paraId="58668D20" w14:textId="77777777" w:rsidR="00C04279" w:rsidRDefault="00C04279"/>
    <w:p w14:paraId="62A2F5E1" w14:textId="77777777" w:rsidR="00C04279" w:rsidRDefault="00C04279"/>
    <w:p w14:paraId="75635004" w14:textId="77777777" w:rsidR="00C04279" w:rsidRDefault="00C04279"/>
    <w:p w14:paraId="1CC5D299" w14:textId="77777777" w:rsidR="00C04279" w:rsidRDefault="00C04279"/>
    <w:p w14:paraId="1298AC3F" w14:textId="77777777" w:rsidR="00C04279" w:rsidRDefault="00C04279"/>
    <w:p w14:paraId="5EFFF0F9" w14:textId="77777777" w:rsidR="00C04279" w:rsidRDefault="00C04279"/>
    <w:p w14:paraId="0EBE6D17" w14:textId="77777777" w:rsidR="00C04279" w:rsidRDefault="00C04279"/>
    <w:p w14:paraId="507F5A54" w14:textId="77777777" w:rsidR="00C04279" w:rsidRDefault="00C04279"/>
    <w:p w14:paraId="1B44F944" w14:textId="77777777" w:rsidR="00C04279" w:rsidRDefault="00C04279"/>
    <w:p w14:paraId="0FAD8DF2" w14:textId="77777777" w:rsidR="00C04279" w:rsidRDefault="00C04279"/>
    <w:p w14:paraId="64B574F2" w14:textId="47CDCD27" w:rsidR="00C04279" w:rsidRDefault="00C04279"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3D4423BD" wp14:editId="20979E8A">
                <wp:simplePos x="0" y="0"/>
                <wp:positionH relativeFrom="column">
                  <wp:posOffset>460375</wp:posOffset>
                </wp:positionH>
                <wp:positionV relativeFrom="paragraph">
                  <wp:posOffset>3800475</wp:posOffset>
                </wp:positionV>
                <wp:extent cx="4690745" cy="635"/>
                <wp:effectExtent l="0" t="0" r="0" b="0"/>
                <wp:wrapSquare wrapText="bothSides"/>
                <wp:docPr id="995219210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0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D4E258" w14:textId="2D0D2B92" w:rsidR="00C04279" w:rsidRPr="00653EEC" w:rsidRDefault="00C04279" w:rsidP="00C04279">
                            <w:pPr>
                              <w:pStyle w:val="Descripcin"/>
                              <w:jc w:val="center"/>
                            </w:pPr>
                            <w:bookmarkStart w:id="66" w:name="_Toc149829170"/>
                            <w:r>
                              <w:t xml:space="preserve">Ilustración </w:t>
                            </w:r>
                            <w:fldSimple w:instr=" SEQ Ilustración \* ARABIC ">
                              <w:r w:rsidR="00AB3081">
                                <w:rPr>
                                  <w:noProof/>
                                </w:rPr>
                                <w:t>38</w:t>
                              </w:r>
                            </w:fldSimple>
                            <w:r>
                              <w:t>.CU-15EX1 No hay conexión a la base de datos</w:t>
                            </w:r>
                            <w:bookmarkEnd w:id="6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4423BD" id="_x0000_s1056" type="#_x0000_t202" style="position:absolute;margin-left:36.25pt;margin-top:299.25pt;width:369.35pt;height:.0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" stroked="f">
                <v:textbox style="mso-fit-shape-to-text:t" inset="0,0,0,0">
                  <w:txbxContent>
                    <w:p w14:paraId="64D4E258" w14:textId="2D0D2B92" w:rsidR="00C04279" w:rsidRPr="00653EEC" w:rsidRDefault="00C04279" w:rsidP="00C04279">
                      <w:pPr>
                        <w:pStyle w:val="Descripcin"/>
                        <w:jc w:val="center"/>
                      </w:pPr>
                      <w:bookmarkStart w:id="67" w:name="_Toc149829170"/>
                      <w:r>
                        <w:t xml:space="preserve">Ilustración </w:t>
                      </w:r>
                      <w:fldSimple w:instr=" SEQ Ilustración \* ARABIC ">
                        <w:r w:rsidR="00AB3081">
                          <w:rPr>
                            <w:noProof/>
                          </w:rPr>
                          <w:t>38</w:t>
                        </w:r>
                      </w:fldSimple>
                      <w:r>
                        <w:t>.CU-15EX1 No hay conexión a la base de datos</w:t>
                      </w:r>
                      <w:bookmarkEnd w:id="67"/>
                    </w:p>
                  </w:txbxContent>
                </v:textbox>
                <w10:wrap type="square"/>
              </v:shape>
            </w:pict>
          </mc:Fallback>
        </mc:AlternateContent>
      </w:r>
      <w:r w:rsidRPr="00C04279">
        <w:rPr>
          <w:noProof/>
        </w:rPr>
        <w:drawing>
          <wp:anchor distT="0" distB="0" distL="114300" distR="114300" simplePos="0" relativeHeight="251758592" behindDoc="0" locked="0" layoutInCell="1" allowOverlap="1" wp14:anchorId="565D9321" wp14:editId="4EE23B95">
            <wp:simplePos x="0" y="0"/>
            <wp:positionH relativeFrom="margin">
              <wp:align>center</wp:align>
            </wp:positionH>
            <wp:positionV relativeFrom="paragraph">
              <wp:posOffset>72194</wp:posOffset>
            </wp:positionV>
            <wp:extent cx="4690800" cy="3672000"/>
            <wp:effectExtent l="0" t="0" r="0" b="5080"/>
            <wp:wrapSquare wrapText="bothSides"/>
            <wp:docPr id="101614336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143369" name="Imagen 1" descr="Interfaz de usuario gráfica, Aplicación&#10;&#10;Descripción generada automáticamente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800" cy="367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1D3BBF" w14:textId="2AF55614" w:rsidR="00C04279" w:rsidRDefault="00C04279"/>
    <w:p w14:paraId="751F0109" w14:textId="77777777" w:rsidR="00C04279" w:rsidRDefault="00C04279"/>
    <w:p w14:paraId="2524F9CC" w14:textId="5814B2B2" w:rsidR="00C04279" w:rsidRDefault="00C04279">
      <w:r>
        <w:t xml:space="preserve"> </w:t>
      </w:r>
    </w:p>
    <w:p w14:paraId="16B2D7E3" w14:textId="77777777" w:rsidR="00C04279" w:rsidRDefault="00C04279"/>
    <w:p w14:paraId="2BD37973" w14:textId="77777777" w:rsidR="00C04279" w:rsidRDefault="00C04279"/>
    <w:p w14:paraId="3D07DBA4" w14:textId="77777777" w:rsidR="00C04279" w:rsidRDefault="00C04279"/>
    <w:p w14:paraId="1FBB0934" w14:textId="77777777" w:rsidR="00C04279" w:rsidRDefault="00C04279"/>
    <w:p w14:paraId="373D8B17" w14:textId="77777777" w:rsidR="00C04279" w:rsidRDefault="00C04279"/>
    <w:p w14:paraId="5F55CD8B" w14:textId="77777777" w:rsidR="00C04279" w:rsidRDefault="00C04279"/>
    <w:p w14:paraId="1B62659B" w14:textId="77777777" w:rsidR="00C04279" w:rsidRDefault="00C04279"/>
    <w:p w14:paraId="505A2719" w14:textId="77777777" w:rsidR="00C04279" w:rsidRDefault="00C04279"/>
    <w:p w14:paraId="27FBA825" w14:textId="77777777" w:rsidR="00C04279" w:rsidRDefault="00C04279"/>
    <w:p w14:paraId="3288BEA8" w14:textId="77777777" w:rsidR="00C04279" w:rsidRDefault="00C04279"/>
    <w:p w14:paraId="016B8E57" w14:textId="77777777" w:rsidR="00C04279" w:rsidRDefault="00C04279"/>
    <w:p w14:paraId="6CEF33CB" w14:textId="537339BE" w:rsidR="00C04279" w:rsidRDefault="00AB308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067B234A" wp14:editId="07038E2E">
                <wp:simplePos x="0" y="0"/>
                <wp:positionH relativeFrom="column">
                  <wp:posOffset>460375</wp:posOffset>
                </wp:positionH>
                <wp:positionV relativeFrom="paragraph">
                  <wp:posOffset>3725545</wp:posOffset>
                </wp:positionV>
                <wp:extent cx="4690745" cy="635"/>
                <wp:effectExtent l="0" t="0" r="0" b="0"/>
                <wp:wrapSquare wrapText="bothSides"/>
                <wp:docPr id="856940332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0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83428E" w14:textId="50E3328F" w:rsidR="00AB3081" w:rsidRPr="005D5EAC" w:rsidRDefault="00AB3081" w:rsidP="00AB3081">
                            <w:pPr>
                              <w:pStyle w:val="Descripcin"/>
                              <w:jc w:val="center"/>
                            </w:pPr>
                            <w:bookmarkStart w:id="68" w:name="_Toc149829171"/>
                            <w:r>
                              <w:t xml:space="preserve">Ilustración </w:t>
                            </w:r>
                            <w:fldSimple w:instr=" SEQ Ilustración \* ARABIC ">
                              <w:r>
                                <w:rPr>
                                  <w:noProof/>
                                </w:rPr>
                                <w:t>39</w:t>
                              </w:r>
                            </w:fldSimple>
                            <w:r>
                              <w:t>.CU-15EX2 Solicitud sin calificar</w:t>
                            </w:r>
                            <w:bookmarkEnd w:id="6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7B234A" id="_x0000_s1057" type="#_x0000_t202" style="position:absolute;margin-left:36.25pt;margin-top:293.35pt;width:369.35pt;height:.0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" stroked="f">
                <v:textbox style="mso-fit-shape-to-text:t" inset="0,0,0,0">
                  <w:txbxContent>
                    <w:p w14:paraId="6A83428E" w14:textId="50E3328F" w:rsidR="00AB3081" w:rsidRPr="005D5EAC" w:rsidRDefault="00AB3081" w:rsidP="00AB3081">
                      <w:pPr>
                        <w:pStyle w:val="Descripcin"/>
                        <w:jc w:val="center"/>
                      </w:pPr>
                      <w:bookmarkStart w:id="69" w:name="_Toc149829171"/>
                      <w:r>
                        <w:t xml:space="preserve">Ilustración </w:t>
                      </w:r>
                      <w:fldSimple w:instr=" SEQ Ilustración \* ARABIC ">
                        <w:r>
                          <w:rPr>
                            <w:noProof/>
                          </w:rPr>
                          <w:t>39</w:t>
                        </w:r>
                      </w:fldSimple>
                      <w:r>
                        <w:t>.CU-15EX2 Solicitud sin calificar</w:t>
                      </w:r>
                      <w:bookmarkEnd w:id="69"/>
                    </w:p>
                  </w:txbxContent>
                </v:textbox>
                <w10:wrap type="square"/>
              </v:shape>
            </w:pict>
          </mc:Fallback>
        </mc:AlternateContent>
      </w:r>
      <w:r w:rsidRPr="00AB3081">
        <w:rPr>
          <w:noProof/>
        </w:rPr>
        <w:drawing>
          <wp:anchor distT="0" distB="0" distL="114300" distR="114300" simplePos="0" relativeHeight="251761664" behindDoc="0" locked="0" layoutInCell="1" allowOverlap="1" wp14:anchorId="5F8B03CB" wp14:editId="37C88C4F">
            <wp:simplePos x="0" y="0"/>
            <wp:positionH relativeFrom="margin">
              <wp:align>center</wp:align>
            </wp:positionH>
            <wp:positionV relativeFrom="paragraph">
              <wp:posOffset>488</wp:posOffset>
            </wp:positionV>
            <wp:extent cx="4690800" cy="3668400"/>
            <wp:effectExtent l="0" t="0" r="0" b="8255"/>
            <wp:wrapSquare wrapText="bothSides"/>
            <wp:docPr id="783951945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951945" name="Imagen 1" descr="Interfaz de usuario gráfica&#10;&#10;Descripción generada automáticamente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800" cy="366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783DB1" w14:textId="77777777" w:rsidR="00C04279" w:rsidRDefault="00C04279"/>
    <w:p w14:paraId="26F7CAF5" w14:textId="77777777" w:rsidR="00C04279" w:rsidRDefault="00C04279"/>
    <w:p w14:paraId="11A0AF4C" w14:textId="77777777" w:rsidR="00C04279" w:rsidRDefault="00C04279"/>
    <w:p w14:paraId="6DF9F111" w14:textId="77777777" w:rsidR="00AB3081" w:rsidRDefault="00AB3081"/>
    <w:p w14:paraId="6E1ECB1F" w14:textId="77777777" w:rsidR="00AB3081" w:rsidRDefault="00AB3081"/>
    <w:p w14:paraId="36261A26" w14:textId="77777777" w:rsidR="00AB3081" w:rsidRDefault="00AB3081"/>
    <w:p w14:paraId="3A532F20" w14:textId="77777777" w:rsidR="00AB3081" w:rsidRDefault="00AB3081"/>
    <w:p w14:paraId="5519BE20" w14:textId="77777777" w:rsidR="00AB3081" w:rsidRDefault="00AB3081"/>
    <w:p w14:paraId="257BAF25" w14:textId="77777777" w:rsidR="00AB3081" w:rsidRDefault="00AB3081"/>
    <w:p w14:paraId="75CCB09C" w14:textId="77777777" w:rsidR="00AB3081" w:rsidRDefault="00AB3081"/>
    <w:p w14:paraId="464915C8" w14:textId="77777777" w:rsidR="00AB3081" w:rsidRDefault="00AB3081"/>
    <w:p w14:paraId="23804387" w14:textId="77777777" w:rsidR="00AB3081" w:rsidRDefault="00AB3081"/>
    <w:p w14:paraId="690100B1" w14:textId="77777777" w:rsidR="00AB3081" w:rsidRDefault="00AB3081"/>
    <w:p w14:paraId="0203F8C0" w14:textId="77777777" w:rsidR="00AB3081" w:rsidRDefault="00AB3081"/>
    <w:tbl>
      <w:tblPr>
        <w:tblW w:w="4923" w:type="pct"/>
        <w:tblLook w:val="04A0" w:firstRow="1" w:lastRow="0" w:firstColumn="1" w:lastColumn="0" w:noHBand="0" w:noVBand="1"/>
      </w:tblPr>
      <w:tblGrid>
        <w:gridCol w:w="1782"/>
        <w:gridCol w:w="6900"/>
      </w:tblGrid>
      <w:tr w:rsidR="00523DB0" w:rsidRPr="005B6FE0" w14:paraId="40E35B5C" w14:textId="77777777" w:rsidTr="00694381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110009EE" w14:textId="77777777" w:rsidR="00523DB0" w:rsidRPr="00731113" w:rsidRDefault="00523DB0" w:rsidP="00694381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ID: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4989A748" w14:textId="048E9D40" w:rsidR="00523DB0" w:rsidRPr="005B6FE0" w:rsidRDefault="00523DB0" w:rsidP="00694381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CU-16</w:t>
            </w:r>
          </w:p>
        </w:tc>
      </w:tr>
      <w:tr w:rsidR="00523DB0" w:rsidRPr="00731113" w14:paraId="60B1B02F" w14:textId="77777777" w:rsidTr="00694381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6D34A8F8" w14:textId="77777777" w:rsidR="00523DB0" w:rsidRPr="00731113" w:rsidRDefault="00523DB0" w:rsidP="00694381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Nombre: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843160D" w14:textId="5D216365" w:rsidR="00523DB0" w:rsidRPr="00731113" w:rsidRDefault="00523DB0" w:rsidP="00694381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Rechazar solicitud</w:t>
            </w:r>
          </w:p>
        </w:tc>
      </w:tr>
      <w:tr w:rsidR="00523DB0" w:rsidRPr="00731113" w14:paraId="4BA8690A" w14:textId="77777777" w:rsidTr="00694381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1BC0F582" w14:textId="77777777" w:rsidR="00523DB0" w:rsidRPr="00731113" w:rsidRDefault="00523DB0" w:rsidP="00694381">
            <w:pPr>
              <w:rPr>
                <w:rFonts w:cs="Arial"/>
                <w:b/>
                <w:lang w:val="es-ES"/>
              </w:rPr>
            </w:pPr>
            <w:r>
              <w:rPr>
                <w:rFonts w:cs="Arial"/>
                <w:b/>
                <w:lang w:val="es-ES"/>
              </w:rPr>
              <w:t>Responsable: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54974E6C" w14:textId="77777777" w:rsidR="00523DB0" w:rsidRPr="00731113" w:rsidRDefault="00523DB0" w:rsidP="00694381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Christopher Vasquez Zapata</w:t>
            </w:r>
          </w:p>
        </w:tc>
      </w:tr>
      <w:tr w:rsidR="00523DB0" w:rsidRPr="00731113" w14:paraId="520C99F0" w14:textId="77777777" w:rsidTr="00694381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16D27C60" w14:textId="77777777" w:rsidR="00523DB0" w:rsidRPr="00731113" w:rsidRDefault="00523DB0" w:rsidP="00694381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Fecha de actualización: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3FA3D41" w14:textId="77777777" w:rsidR="00523DB0" w:rsidRPr="00731113" w:rsidRDefault="00523DB0" w:rsidP="00694381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30-oct-2023</w:t>
            </w:r>
          </w:p>
        </w:tc>
      </w:tr>
      <w:tr w:rsidR="00523DB0" w:rsidRPr="00914E27" w14:paraId="572A95A5" w14:textId="77777777" w:rsidTr="00694381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487A7649" w14:textId="77777777" w:rsidR="00523DB0" w:rsidRPr="00731113" w:rsidRDefault="00523DB0" w:rsidP="00694381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Descripción: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D18B027" w14:textId="71696535" w:rsidR="00523DB0" w:rsidRPr="00731113" w:rsidRDefault="00523DB0" w:rsidP="00694381">
            <w:pPr>
              <w:jc w:val="both"/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El coordinador COIL-VIC o apoyo administrativo rechaza una solicitud.</w:t>
            </w:r>
          </w:p>
        </w:tc>
      </w:tr>
      <w:tr w:rsidR="00523DB0" w:rsidRPr="00731113" w14:paraId="580A442E" w14:textId="77777777" w:rsidTr="00694381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17BBADBD" w14:textId="77777777" w:rsidR="00523DB0" w:rsidRPr="00731113" w:rsidRDefault="00523DB0" w:rsidP="00694381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Actor(es):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604FA7D" w14:textId="1C01321B" w:rsidR="00523DB0" w:rsidRDefault="00523DB0" w:rsidP="00694381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AC-</w:t>
            </w:r>
            <w:r w:rsidR="00271059">
              <w:rPr>
                <w:rFonts w:cs="Arial"/>
                <w:lang w:val="es-ES"/>
              </w:rPr>
              <w:t>1</w:t>
            </w:r>
            <w:r>
              <w:rPr>
                <w:rFonts w:cs="Arial"/>
                <w:lang w:val="es-ES"/>
              </w:rPr>
              <w:t xml:space="preserve"> Apoyo administrativo, AC-</w:t>
            </w:r>
            <w:r w:rsidR="00271059">
              <w:rPr>
                <w:rFonts w:cs="Arial"/>
                <w:lang w:val="es-ES"/>
              </w:rPr>
              <w:t>2</w:t>
            </w:r>
            <w:r>
              <w:rPr>
                <w:rFonts w:cs="Arial"/>
                <w:lang w:val="es-ES"/>
              </w:rPr>
              <w:t xml:space="preserve"> Coordinador COIL-VIC</w:t>
            </w:r>
          </w:p>
        </w:tc>
      </w:tr>
      <w:tr w:rsidR="00523DB0" w:rsidRPr="00914E27" w14:paraId="4148A0F5" w14:textId="77777777" w:rsidTr="00694381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1CE69073" w14:textId="77777777" w:rsidR="00523DB0" w:rsidRPr="00731113" w:rsidRDefault="00523DB0" w:rsidP="00694381">
            <w:pPr>
              <w:rPr>
                <w:rFonts w:cs="Arial"/>
                <w:b/>
                <w:lang w:val="es-ES"/>
              </w:rPr>
            </w:pPr>
            <w:r>
              <w:rPr>
                <w:rFonts w:cs="Arial"/>
                <w:b/>
                <w:lang w:val="es-ES"/>
              </w:rPr>
              <w:t>Disparador: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5440494B" w14:textId="4ACECE73" w:rsidR="00523DB0" w:rsidRPr="00731113" w:rsidRDefault="00523DB0" w:rsidP="00694381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 xml:space="preserve">El apoyo administrativo o coordinador COIL-VIC selecciona una solicitud y da </w:t>
            </w:r>
            <w:r w:rsidR="00117E34">
              <w:rPr>
                <w:rFonts w:cs="Arial"/>
                <w:lang w:val="es-ES"/>
              </w:rPr>
              <w:t>clic</w:t>
            </w:r>
            <w:r>
              <w:rPr>
                <w:rFonts w:cs="Arial"/>
                <w:lang w:val="es-ES"/>
              </w:rPr>
              <w:t xml:space="preserve"> en “Rechazar”</w:t>
            </w:r>
          </w:p>
        </w:tc>
      </w:tr>
      <w:tr w:rsidR="00523DB0" w:rsidRPr="002874B0" w14:paraId="6FFF45A4" w14:textId="77777777" w:rsidTr="00694381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1A53A143" w14:textId="77777777" w:rsidR="00523DB0" w:rsidRPr="00731113" w:rsidRDefault="00523DB0" w:rsidP="00694381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Precondiciones: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78806CDE" w14:textId="77777777" w:rsidR="00BC61AF" w:rsidRDefault="00BC61AF" w:rsidP="00BC61AF">
            <w:pPr>
              <w:rPr>
                <w:lang w:val="es-ES"/>
              </w:rPr>
            </w:pPr>
            <w:r>
              <w:rPr>
                <w:lang w:val="es-ES"/>
              </w:rPr>
              <w:t>PRE-1 Existe(n) formulario(s) de registro para taller COIL-VIC creado(s).</w:t>
            </w:r>
          </w:p>
          <w:p w14:paraId="5B0BD535" w14:textId="71DD6640" w:rsidR="00523DB0" w:rsidRPr="00731113" w:rsidRDefault="00BC61AF" w:rsidP="00BC61AF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PRE-2 Existe(n) registro(s) realizado(s) por parte de un aspirante.</w:t>
            </w:r>
          </w:p>
        </w:tc>
      </w:tr>
      <w:tr w:rsidR="00523DB0" w:rsidRPr="00D753C1" w14:paraId="74CCD685" w14:textId="77777777" w:rsidTr="00694381">
        <w:trPr>
          <w:trHeight w:val="2065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2F1F9A4B" w14:textId="77777777" w:rsidR="00523DB0" w:rsidRPr="00731113" w:rsidRDefault="00523DB0" w:rsidP="00694381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lastRenderedPageBreak/>
              <w:t>Flujo Normal: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74D2718E" w14:textId="4F39824F" w:rsidR="00EC2494" w:rsidRDefault="00EC2494">
            <w:pPr>
              <w:pStyle w:val="Prrafodelista"/>
              <w:numPr>
                <w:ilvl w:val="0"/>
                <w:numId w:val="25"/>
              </w:numPr>
              <w:spacing w:after="0" w:line="276" w:lineRule="auto"/>
              <w:rPr>
                <w:lang w:val="es-ES"/>
              </w:rPr>
            </w:pPr>
            <w:r>
              <w:rPr>
                <w:lang w:val="es-ES"/>
              </w:rPr>
              <w:t>El sistema muestra un mensaje “El aspirante no ha sido aceptado”, el sistema elimina esta solicitud</w:t>
            </w:r>
            <w:r w:rsidRPr="00442E34">
              <w:rPr>
                <w:lang w:val="es-ES"/>
              </w:rPr>
              <w:t>.</w:t>
            </w:r>
            <w:ins w:id="70" w:author="Microsoft Word" w:date="2023-10-30T13:28:00Z">
              <w:r w:rsidRPr="00442E34">
                <w:rPr>
                  <w:lang w:val="es-ES"/>
                </w:rPr>
                <w:t xml:space="preserve"> </w:t>
              </w:r>
            </w:ins>
            <w:r w:rsidR="00442E34" w:rsidRPr="00442E34">
              <w:rPr>
                <w:shd w:val="clear" w:color="auto" w:fill="FFFF00"/>
                <w:lang w:val="es-ES"/>
              </w:rPr>
              <w:t>(Ver EX 1, EX 2)</w:t>
            </w:r>
          </w:p>
          <w:p w14:paraId="485B5B28" w14:textId="77777777" w:rsidR="00EC2494" w:rsidRPr="009409AB" w:rsidRDefault="00EC2494">
            <w:pPr>
              <w:pStyle w:val="Prrafodelista"/>
              <w:numPr>
                <w:ilvl w:val="0"/>
                <w:numId w:val="25"/>
              </w:numPr>
              <w:spacing w:after="0" w:line="276" w:lineRule="auto"/>
              <w:rPr>
                <w:lang w:val="es-ES"/>
              </w:rPr>
            </w:pPr>
            <w:r>
              <w:rPr>
                <w:lang w:val="es-ES"/>
              </w:rPr>
              <w:t>El sistema cierra el mensaje.</w:t>
            </w:r>
          </w:p>
          <w:p w14:paraId="4BEA4102" w14:textId="73C4F00F" w:rsidR="00523DB0" w:rsidRPr="00C00CA6" w:rsidRDefault="00EC2494">
            <w:pPr>
              <w:pStyle w:val="Prrafodelista"/>
              <w:numPr>
                <w:ilvl w:val="0"/>
                <w:numId w:val="25"/>
              </w:numPr>
              <w:spacing w:after="0" w:line="276" w:lineRule="auto"/>
              <w:rPr>
                <w:lang w:val="es-ES"/>
              </w:rPr>
            </w:pPr>
            <w:r>
              <w:rPr>
                <w:lang w:val="es-ES"/>
              </w:rPr>
              <w:t>Termina el caso de uso.</w:t>
            </w:r>
          </w:p>
        </w:tc>
      </w:tr>
      <w:tr w:rsidR="00523DB0" w:rsidRPr="00914E27" w14:paraId="55E778AD" w14:textId="77777777" w:rsidTr="00694381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714EA2A0" w14:textId="77777777" w:rsidR="00523DB0" w:rsidRPr="00731113" w:rsidRDefault="00523DB0" w:rsidP="00694381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Flujos Alternos: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70C1CD22" w14:textId="77777777" w:rsidR="00523DB0" w:rsidRPr="007C4BF7" w:rsidRDefault="00523DB0" w:rsidP="00694381">
            <w:pPr>
              <w:spacing w:after="200" w:line="276" w:lineRule="auto"/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Ninguna</w:t>
            </w:r>
          </w:p>
        </w:tc>
      </w:tr>
      <w:tr w:rsidR="00523DB0" w:rsidRPr="00914E27" w14:paraId="235C2684" w14:textId="77777777" w:rsidTr="00694381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2C0D7145" w14:textId="77777777" w:rsidR="00523DB0" w:rsidRPr="00731113" w:rsidRDefault="00523DB0" w:rsidP="00694381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Excepciones: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09188C83" w14:textId="77777777" w:rsidR="00A54A15" w:rsidRDefault="00523DB0" w:rsidP="00A54A15">
            <w:pPr>
              <w:suppressAutoHyphens/>
              <w:spacing w:after="200" w:line="276" w:lineRule="auto"/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</w:pP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EX 1 </w:t>
            </w:r>
            <w:r w:rsidR="00A54A15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Se perdió conexión a la base de datos</w:t>
            </w:r>
          </w:p>
          <w:p w14:paraId="0DD33869" w14:textId="77777777" w:rsidR="00A54A15" w:rsidRDefault="00A54A15">
            <w:pPr>
              <w:pStyle w:val="Prrafodelista"/>
              <w:numPr>
                <w:ilvl w:val="0"/>
                <w:numId w:val="48"/>
              </w:numPr>
              <w:suppressAutoHyphens/>
              <w:spacing w:after="200" w:line="276" w:lineRule="auto"/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</w:pP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El sistema muestra una ventana con el mensaje “No hay conexión a la base de datos, por favor inténtelo más tarde” y la opción de “Aceptar”.</w:t>
            </w:r>
          </w:p>
          <w:p w14:paraId="7B27DE2C" w14:textId="77777777" w:rsidR="00A54A15" w:rsidRDefault="00A54A15">
            <w:pPr>
              <w:pStyle w:val="Prrafodelista"/>
              <w:numPr>
                <w:ilvl w:val="0"/>
                <w:numId w:val="48"/>
              </w:numPr>
              <w:suppressAutoHyphens/>
              <w:spacing w:after="200" w:line="276" w:lineRule="auto"/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</w:pP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El apoyo administrativo da clic en “Aceptar”.</w:t>
            </w:r>
          </w:p>
          <w:p w14:paraId="43832982" w14:textId="77777777" w:rsidR="00A54A15" w:rsidRPr="00A54A15" w:rsidRDefault="00A54A15">
            <w:pPr>
              <w:pStyle w:val="Prrafodelista"/>
              <w:numPr>
                <w:ilvl w:val="0"/>
                <w:numId w:val="48"/>
              </w:numPr>
              <w:suppressAutoHyphens/>
              <w:spacing w:after="200" w:line="276" w:lineRule="auto"/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</w:pPr>
            <w:r w:rsidRPr="001D17E1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Termina el caso de uso y regresan al menú principal.</w:t>
            </w:r>
          </w:p>
          <w:p w14:paraId="25F6AEBE" w14:textId="19DC2CE2" w:rsidR="00523DB0" w:rsidRDefault="00523DB0" w:rsidP="00694381">
            <w:pPr>
              <w:suppressAutoHyphens/>
              <w:spacing w:after="200" w:line="276" w:lineRule="auto"/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</w:pP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Ex 2 Solicitud sin calificar</w:t>
            </w:r>
          </w:p>
          <w:p w14:paraId="039A6DBE" w14:textId="77777777" w:rsidR="00523DB0" w:rsidRDefault="00523DB0">
            <w:pPr>
              <w:pStyle w:val="Prrafodelista"/>
              <w:numPr>
                <w:ilvl w:val="0"/>
                <w:numId w:val="26"/>
              </w:numPr>
              <w:suppressAutoHyphens/>
              <w:spacing w:after="200" w:line="276" w:lineRule="auto"/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</w:pP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El sistema muestra el mensaje “La solicitud no cuenta con una calificación, no es posible aceptarla en este momento.”, junto con un botón de “Aceptar”.</w:t>
            </w:r>
          </w:p>
          <w:p w14:paraId="5670C6C6" w14:textId="5481A7C4" w:rsidR="00523DB0" w:rsidRDefault="00523DB0">
            <w:pPr>
              <w:pStyle w:val="Prrafodelista"/>
              <w:numPr>
                <w:ilvl w:val="0"/>
                <w:numId w:val="26"/>
              </w:numPr>
              <w:suppressAutoHyphens/>
              <w:spacing w:after="200" w:line="276" w:lineRule="auto"/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</w:pP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El apoyo administrativo o coordinador COIL-VIC da </w:t>
            </w:r>
            <w:r w:rsidR="00775AC2"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clic</w:t>
            </w: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 xml:space="preserve"> en “Aceptar”.</w:t>
            </w:r>
          </w:p>
          <w:p w14:paraId="3F866EF9" w14:textId="77777777" w:rsidR="00523DB0" w:rsidRPr="00D848AA" w:rsidRDefault="00523DB0">
            <w:pPr>
              <w:pStyle w:val="Prrafodelista"/>
              <w:numPr>
                <w:ilvl w:val="0"/>
                <w:numId w:val="26"/>
              </w:numPr>
              <w:suppressAutoHyphens/>
              <w:spacing w:after="200" w:line="276" w:lineRule="auto"/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</w:pPr>
            <w:r>
              <w:rPr>
                <w:rFonts w:ascii="Calibri" w:eastAsia="Calibri" w:hAnsi="Calibri" w:cs="Arial"/>
                <w:kern w:val="0"/>
                <w:lang w:val="es-ES"/>
                <w14:ligatures w14:val="none"/>
              </w:rPr>
              <w:t>Termina el caso de uso.</w:t>
            </w:r>
          </w:p>
        </w:tc>
      </w:tr>
      <w:tr w:rsidR="00523DB0" w:rsidRPr="00914E27" w14:paraId="40973DEA" w14:textId="77777777" w:rsidTr="00694381">
        <w:trPr>
          <w:trHeight w:val="348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213E6A8D" w14:textId="77777777" w:rsidR="00523DB0" w:rsidRPr="00731113" w:rsidRDefault="00523DB0" w:rsidP="00694381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>Pos</w:t>
            </w:r>
            <w:r>
              <w:rPr>
                <w:rFonts w:cs="Arial"/>
                <w:b/>
                <w:lang w:val="es-ES"/>
              </w:rPr>
              <w:t>t</w:t>
            </w:r>
            <w:r w:rsidRPr="00731113">
              <w:rPr>
                <w:rFonts w:cs="Arial"/>
                <w:b/>
                <w:lang w:val="es-ES"/>
              </w:rPr>
              <w:t>condiciones: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728A5978" w14:textId="4DBE0DA0" w:rsidR="00523DB0" w:rsidRPr="00731113" w:rsidRDefault="00523DB0" w:rsidP="00694381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 xml:space="preserve">POST 1: La solicitud </w:t>
            </w:r>
            <w:r w:rsidR="00EC2494">
              <w:rPr>
                <w:rFonts w:cs="Arial"/>
                <w:lang w:val="es-ES"/>
              </w:rPr>
              <w:t>deja de ser visible</w:t>
            </w:r>
            <w:r w:rsidR="004E59C7">
              <w:rPr>
                <w:rFonts w:cs="Arial"/>
                <w:lang w:val="es-ES"/>
              </w:rPr>
              <w:t xml:space="preserve"> y accesible en el sistema</w:t>
            </w:r>
          </w:p>
        </w:tc>
      </w:tr>
      <w:tr w:rsidR="00523DB0" w:rsidRPr="00914E27" w14:paraId="278CA661" w14:textId="77777777" w:rsidTr="00694381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052F1473" w14:textId="77777777" w:rsidR="00523DB0" w:rsidRPr="00731113" w:rsidRDefault="00523DB0" w:rsidP="00694381">
            <w:pPr>
              <w:rPr>
                <w:rFonts w:cs="Arial"/>
                <w:b/>
                <w:lang w:val="es-ES"/>
              </w:rPr>
            </w:pPr>
            <w:r>
              <w:rPr>
                <w:rFonts w:cs="Arial"/>
                <w:b/>
                <w:lang w:val="es-ES"/>
              </w:rPr>
              <w:t>Reglas de negocio: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7A303C77" w14:textId="77777777" w:rsidR="00523DB0" w:rsidRDefault="00523DB0" w:rsidP="00694381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RN-1, RN-4</w:t>
            </w:r>
          </w:p>
        </w:tc>
      </w:tr>
      <w:tr w:rsidR="00523DB0" w:rsidRPr="005B6FE0" w14:paraId="047B320C" w14:textId="77777777" w:rsidTr="00694381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59D7A889" w14:textId="77777777" w:rsidR="00523DB0" w:rsidRPr="00731113" w:rsidRDefault="00523DB0" w:rsidP="00694381">
            <w:pPr>
              <w:rPr>
                <w:rFonts w:cs="Arial"/>
                <w:b/>
                <w:lang w:val="es-ES"/>
              </w:rPr>
            </w:pPr>
            <w:r w:rsidRPr="00731113">
              <w:rPr>
                <w:rFonts w:cs="Arial"/>
                <w:b/>
                <w:lang w:val="es-ES"/>
              </w:rPr>
              <w:t xml:space="preserve">Incluye: 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41696CAE" w14:textId="77777777" w:rsidR="00523DB0" w:rsidRPr="005B6FE0" w:rsidRDefault="00523DB0" w:rsidP="00694381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Ninguno</w:t>
            </w:r>
          </w:p>
        </w:tc>
      </w:tr>
      <w:tr w:rsidR="00523DB0" w:rsidRPr="00731113" w14:paraId="2223C930" w14:textId="77777777" w:rsidTr="00694381">
        <w:trPr>
          <w:trHeight w:val="329"/>
        </w:trPr>
        <w:tc>
          <w:tcPr>
            <w:tcW w:w="1026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053B99E1" w14:textId="77777777" w:rsidR="00523DB0" w:rsidRPr="00731113" w:rsidRDefault="00523DB0" w:rsidP="00694381">
            <w:pPr>
              <w:rPr>
                <w:rFonts w:cs="Arial"/>
                <w:b/>
                <w:lang w:val="es-ES"/>
              </w:rPr>
            </w:pPr>
            <w:r>
              <w:rPr>
                <w:rFonts w:cs="Arial"/>
                <w:b/>
                <w:lang w:val="es-ES"/>
              </w:rPr>
              <w:t xml:space="preserve"> </w:t>
            </w:r>
            <w:r w:rsidRPr="00731113">
              <w:rPr>
                <w:rFonts w:cs="Arial"/>
                <w:b/>
                <w:lang w:val="es-ES"/>
              </w:rPr>
              <w:t>Extiende:</w:t>
            </w:r>
          </w:p>
        </w:tc>
        <w:tc>
          <w:tcPr>
            <w:tcW w:w="397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5A8B03F6" w14:textId="01D18449" w:rsidR="00523DB0" w:rsidRPr="00731113" w:rsidRDefault="00BC61AF" w:rsidP="00694381">
            <w:pPr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Ninguno</w:t>
            </w:r>
          </w:p>
        </w:tc>
      </w:tr>
    </w:tbl>
    <w:p w14:paraId="3AAD5E05" w14:textId="77777777" w:rsidR="00523DB0" w:rsidRDefault="00523DB0"/>
    <w:p w14:paraId="27F22EF4" w14:textId="25C5F60C" w:rsidR="00523DB0" w:rsidRDefault="00AB308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367CF836" wp14:editId="2C71862B">
                <wp:simplePos x="0" y="0"/>
                <wp:positionH relativeFrom="column">
                  <wp:posOffset>460375</wp:posOffset>
                </wp:positionH>
                <wp:positionV relativeFrom="paragraph">
                  <wp:posOffset>3717290</wp:posOffset>
                </wp:positionV>
                <wp:extent cx="4690745" cy="635"/>
                <wp:effectExtent l="0" t="0" r="0" b="0"/>
                <wp:wrapSquare wrapText="bothSides"/>
                <wp:docPr id="88278103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0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95827D" w14:textId="10E55CEB" w:rsidR="00AB3081" w:rsidRPr="00626CB4" w:rsidRDefault="00AB3081" w:rsidP="00AB3081">
                            <w:pPr>
                              <w:pStyle w:val="Descripcin"/>
                              <w:jc w:val="center"/>
                            </w:pPr>
                            <w:bookmarkStart w:id="71" w:name="_Toc149829172"/>
                            <w:r>
                              <w:t xml:space="preserve">Ilustración </w:t>
                            </w:r>
                            <w:fldSimple w:instr=" SEQ Ilustración \* ARABIC ">
                              <w:r>
                                <w:rPr>
                                  <w:noProof/>
                                </w:rPr>
                                <w:t>40</w:t>
                              </w:r>
                            </w:fldSimple>
                            <w:r>
                              <w:t>.CU-16.1 Solicitud rechazada</w:t>
                            </w:r>
                            <w:bookmarkEnd w:id="7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7CF836" id="_x0000_s1058" type="#_x0000_t202" style="position:absolute;margin-left:36.25pt;margin-top:292.7pt;width:369.35pt;height:.0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" stroked="f">
                <v:textbox style="mso-fit-shape-to-text:t" inset="0,0,0,0">
                  <w:txbxContent>
                    <w:p w14:paraId="3E95827D" w14:textId="10E55CEB" w:rsidR="00AB3081" w:rsidRPr="00626CB4" w:rsidRDefault="00AB3081" w:rsidP="00AB3081">
                      <w:pPr>
                        <w:pStyle w:val="Descripcin"/>
                        <w:jc w:val="center"/>
                      </w:pPr>
                      <w:bookmarkStart w:id="72" w:name="_Toc149829172"/>
                      <w:r>
                        <w:t xml:space="preserve">Ilustración </w:t>
                      </w:r>
                      <w:fldSimple w:instr=" SEQ Ilustración \* ARABIC ">
                        <w:r>
                          <w:rPr>
                            <w:noProof/>
                          </w:rPr>
                          <w:t>40</w:t>
                        </w:r>
                      </w:fldSimple>
                      <w:r>
                        <w:t>.CU-16.1 Solicitud rechazada</w:t>
                      </w:r>
                      <w:bookmarkEnd w:id="72"/>
                    </w:p>
                  </w:txbxContent>
                </v:textbox>
                <w10:wrap type="square"/>
              </v:shape>
            </w:pict>
          </mc:Fallback>
        </mc:AlternateContent>
      </w:r>
      <w:r w:rsidRPr="00AB3081">
        <w:rPr>
          <w:noProof/>
        </w:rPr>
        <w:drawing>
          <wp:anchor distT="0" distB="0" distL="114300" distR="114300" simplePos="0" relativeHeight="251764736" behindDoc="0" locked="0" layoutInCell="1" allowOverlap="1" wp14:anchorId="324898F5" wp14:editId="1FF6A481">
            <wp:simplePos x="0" y="0"/>
            <wp:positionH relativeFrom="margin">
              <wp:align>center</wp:align>
            </wp:positionH>
            <wp:positionV relativeFrom="paragraph">
              <wp:posOffset>2583</wp:posOffset>
            </wp:positionV>
            <wp:extent cx="4690800" cy="3657600"/>
            <wp:effectExtent l="0" t="0" r="0" b="0"/>
            <wp:wrapSquare wrapText="bothSides"/>
            <wp:docPr id="4667628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76286" name="Imagen 1" descr="Interfaz de usuario gráfica, Aplicación&#10;&#10;Descripción generada automáticamente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DE0D4E" w14:textId="467C3A13" w:rsidR="00D733F0" w:rsidRDefault="00D733F0"/>
    <w:p w14:paraId="11905E4D" w14:textId="6B606EEA" w:rsidR="001E0C6D" w:rsidRDefault="00AB3081">
      <w:r>
        <w:t xml:space="preserve"> </w:t>
      </w:r>
    </w:p>
    <w:p w14:paraId="3022D29C" w14:textId="77777777" w:rsidR="00AB3081" w:rsidRDefault="00AB3081"/>
    <w:p w14:paraId="03F0822A" w14:textId="77777777" w:rsidR="00AB3081" w:rsidRDefault="00AB3081"/>
    <w:p w14:paraId="6A7BFFFB" w14:textId="77777777" w:rsidR="00AB3081" w:rsidRDefault="00AB3081"/>
    <w:p w14:paraId="65D879BE" w14:textId="77777777" w:rsidR="00AB3081" w:rsidRDefault="00AB3081"/>
    <w:p w14:paraId="2AD0F926" w14:textId="77777777" w:rsidR="00AB3081" w:rsidRDefault="00AB3081"/>
    <w:p w14:paraId="5B75ADC1" w14:textId="77777777" w:rsidR="00AB3081" w:rsidRDefault="00AB3081"/>
    <w:p w14:paraId="71B9714A" w14:textId="77777777" w:rsidR="00AB3081" w:rsidRDefault="00AB3081"/>
    <w:p w14:paraId="077DBA89" w14:textId="77777777" w:rsidR="00AB3081" w:rsidRDefault="00AB3081"/>
    <w:p w14:paraId="61B11C00" w14:textId="77777777" w:rsidR="00AB3081" w:rsidRDefault="00AB3081"/>
    <w:p w14:paraId="3546A70C" w14:textId="77777777" w:rsidR="00AB3081" w:rsidRDefault="00AB3081"/>
    <w:p w14:paraId="32EBA1E8" w14:textId="77777777" w:rsidR="00AB3081" w:rsidRDefault="00AB3081"/>
    <w:p w14:paraId="1C31CBA0" w14:textId="65CE27B1" w:rsidR="00AB3081" w:rsidRDefault="00AB3081"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0D595B5" wp14:editId="66BD021D">
                <wp:simplePos x="0" y="0"/>
                <wp:positionH relativeFrom="column">
                  <wp:posOffset>462280</wp:posOffset>
                </wp:positionH>
                <wp:positionV relativeFrom="paragraph">
                  <wp:posOffset>3754120</wp:posOffset>
                </wp:positionV>
                <wp:extent cx="4686935" cy="635"/>
                <wp:effectExtent l="0" t="0" r="0" b="0"/>
                <wp:wrapSquare wrapText="bothSides"/>
                <wp:docPr id="376867479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6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086980" w14:textId="63984201" w:rsidR="00AB3081" w:rsidRPr="00536831" w:rsidRDefault="00AB3081" w:rsidP="00AB3081">
                            <w:pPr>
                              <w:pStyle w:val="Descripcin"/>
                              <w:jc w:val="center"/>
                            </w:pPr>
                            <w:bookmarkStart w:id="73" w:name="_Toc149829173"/>
                            <w:r>
                              <w:t xml:space="preserve">Ilustración </w:t>
                            </w:r>
                            <w:fldSimple w:instr=" SEQ Ilustración \* ARABIC ">
                              <w:r>
                                <w:rPr>
                                  <w:noProof/>
                                </w:rPr>
                                <w:t>41</w:t>
                              </w:r>
                            </w:fldSimple>
                            <w:r>
                              <w:t>.CU-16EX1 No hay conexión a la base de datos</w:t>
                            </w:r>
                            <w:bookmarkEnd w:id="7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D595B5" id="_x0000_s1059" type="#_x0000_t202" style="position:absolute;margin-left:36.4pt;margin-top:295.6pt;width:369.05pt;height:.0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" stroked="f">
                <v:textbox style="mso-fit-shape-to-text:t" inset="0,0,0,0">
                  <w:txbxContent>
                    <w:p w14:paraId="0B086980" w14:textId="63984201" w:rsidR="00AB3081" w:rsidRPr="00536831" w:rsidRDefault="00AB3081" w:rsidP="00AB3081">
                      <w:pPr>
                        <w:pStyle w:val="Descripcin"/>
                        <w:jc w:val="center"/>
                      </w:pPr>
                      <w:bookmarkStart w:id="74" w:name="_Toc149829173"/>
                      <w:r>
                        <w:t xml:space="preserve">Ilustración </w:t>
                      </w:r>
                      <w:fldSimple w:instr=" SEQ Ilustración \* ARABIC ">
                        <w:r>
                          <w:rPr>
                            <w:noProof/>
                          </w:rPr>
                          <w:t>41</w:t>
                        </w:r>
                      </w:fldSimple>
                      <w:r>
                        <w:t>.CU-16EX1 No hay conexión a la base de datos</w:t>
                      </w:r>
                      <w:bookmarkEnd w:id="74"/>
                    </w:p>
                  </w:txbxContent>
                </v:textbox>
                <w10:wrap type="square"/>
              </v:shape>
            </w:pict>
          </mc:Fallback>
        </mc:AlternateContent>
      </w:r>
      <w:r w:rsidRPr="00AB3081">
        <w:rPr>
          <w:noProof/>
        </w:rPr>
        <w:drawing>
          <wp:anchor distT="0" distB="0" distL="114300" distR="114300" simplePos="0" relativeHeight="251767808" behindDoc="0" locked="0" layoutInCell="1" allowOverlap="1" wp14:anchorId="71BCA9A9" wp14:editId="14DC8577">
            <wp:simplePos x="0" y="0"/>
            <wp:positionH relativeFrom="margin">
              <wp:align>center</wp:align>
            </wp:positionH>
            <wp:positionV relativeFrom="paragraph">
              <wp:posOffset>36635</wp:posOffset>
            </wp:positionV>
            <wp:extent cx="4687200" cy="3661200"/>
            <wp:effectExtent l="0" t="0" r="0" b="0"/>
            <wp:wrapSquare wrapText="bothSides"/>
            <wp:docPr id="56426297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262972" name="Imagen 1" descr="Interfaz de usuario gráfica, Aplicación&#10;&#10;Descripción generada automáticamente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7200" cy="366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383249" w14:textId="68EC1C33" w:rsidR="00AB3081" w:rsidRDefault="00AB3081">
      <w:r>
        <w:t xml:space="preserve"> </w:t>
      </w:r>
    </w:p>
    <w:p w14:paraId="158D6473" w14:textId="77777777" w:rsidR="00AB3081" w:rsidRDefault="00AB3081"/>
    <w:p w14:paraId="50F48A09" w14:textId="77777777" w:rsidR="00AB3081" w:rsidRDefault="00AB3081"/>
    <w:p w14:paraId="1B491DDD" w14:textId="77777777" w:rsidR="00AB3081" w:rsidRDefault="00AB3081"/>
    <w:p w14:paraId="52B9B018" w14:textId="77777777" w:rsidR="00AB3081" w:rsidRDefault="00AB3081"/>
    <w:p w14:paraId="3FA56CE0" w14:textId="77777777" w:rsidR="00AB3081" w:rsidRDefault="00AB3081"/>
    <w:p w14:paraId="0B69468E" w14:textId="77777777" w:rsidR="00AB3081" w:rsidRDefault="00AB3081"/>
    <w:p w14:paraId="6941A505" w14:textId="77777777" w:rsidR="00AB3081" w:rsidRDefault="00AB3081"/>
    <w:p w14:paraId="2A9B1B88" w14:textId="77777777" w:rsidR="00AB3081" w:rsidRDefault="00AB3081"/>
    <w:p w14:paraId="7EDBB8FD" w14:textId="77777777" w:rsidR="00AB3081" w:rsidRDefault="00AB3081"/>
    <w:p w14:paraId="246E26DF" w14:textId="77777777" w:rsidR="00AB3081" w:rsidRDefault="00AB3081"/>
    <w:p w14:paraId="1BB2D401" w14:textId="77777777" w:rsidR="00AB3081" w:rsidRDefault="00AB3081"/>
    <w:p w14:paraId="4BBA9318" w14:textId="77777777" w:rsidR="00AB3081" w:rsidRDefault="00AB3081"/>
    <w:p w14:paraId="40264A7A" w14:textId="77777777" w:rsidR="00AB3081" w:rsidRDefault="00AB3081"/>
    <w:p w14:paraId="3C0F375A" w14:textId="17DD9B5D" w:rsidR="00AB3081" w:rsidRDefault="00AB308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B9DEC6B" wp14:editId="759E6D9D">
                <wp:simplePos x="0" y="0"/>
                <wp:positionH relativeFrom="column">
                  <wp:posOffset>460375</wp:posOffset>
                </wp:positionH>
                <wp:positionV relativeFrom="paragraph">
                  <wp:posOffset>3731895</wp:posOffset>
                </wp:positionV>
                <wp:extent cx="4690745" cy="635"/>
                <wp:effectExtent l="0" t="0" r="0" b="0"/>
                <wp:wrapSquare wrapText="bothSides"/>
                <wp:docPr id="1756968277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0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C91062" w14:textId="4562CB98" w:rsidR="00AB3081" w:rsidRPr="00BE3B66" w:rsidRDefault="00AB3081" w:rsidP="00AB3081">
                            <w:pPr>
                              <w:pStyle w:val="Descripcin"/>
                              <w:jc w:val="center"/>
                            </w:pPr>
                            <w:bookmarkStart w:id="75" w:name="_Toc149829174"/>
                            <w:r>
                              <w:t xml:space="preserve">Ilustración </w:t>
                            </w:r>
                            <w:fldSimple w:instr=" SEQ Ilustración \* ARABIC ">
                              <w:r>
                                <w:rPr>
                                  <w:noProof/>
                                </w:rPr>
                                <w:t>42</w:t>
                              </w:r>
                            </w:fldSimple>
                            <w:r>
                              <w:t>.CU-16EX2 Solicitud sin calificar</w:t>
                            </w:r>
                            <w:bookmarkEnd w:id="7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9DEC6B" id="_x0000_s1060" type="#_x0000_t202" style="position:absolute;margin-left:36.25pt;margin-top:293.85pt;width:369.35pt;height:.0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" stroked="f">
                <v:textbox style="mso-fit-shape-to-text:t" inset="0,0,0,0">
                  <w:txbxContent>
                    <w:p w14:paraId="02C91062" w14:textId="4562CB98" w:rsidR="00AB3081" w:rsidRPr="00BE3B66" w:rsidRDefault="00AB3081" w:rsidP="00AB3081">
                      <w:pPr>
                        <w:pStyle w:val="Descripcin"/>
                        <w:jc w:val="center"/>
                      </w:pPr>
                      <w:bookmarkStart w:id="76" w:name="_Toc149829174"/>
                      <w:r>
                        <w:t xml:space="preserve">Ilustración </w:t>
                      </w:r>
                      <w:fldSimple w:instr=" SEQ Ilustración \* ARABIC ">
                        <w:r>
                          <w:rPr>
                            <w:noProof/>
                          </w:rPr>
                          <w:t>42</w:t>
                        </w:r>
                      </w:fldSimple>
                      <w:r>
                        <w:t>.CU-16EX2 Solicitud sin calificar</w:t>
                      </w:r>
                      <w:bookmarkEnd w:id="76"/>
                    </w:p>
                  </w:txbxContent>
                </v:textbox>
                <w10:wrap type="square"/>
              </v:shape>
            </w:pict>
          </mc:Fallback>
        </mc:AlternateContent>
      </w:r>
      <w:r w:rsidRPr="00AB3081">
        <w:rPr>
          <w:noProof/>
        </w:rPr>
        <w:drawing>
          <wp:anchor distT="0" distB="0" distL="114300" distR="114300" simplePos="0" relativeHeight="251770880" behindDoc="0" locked="0" layoutInCell="1" allowOverlap="1" wp14:anchorId="467EAC4A" wp14:editId="33EB182E">
            <wp:simplePos x="0" y="0"/>
            <wp:positionH relativeFrom="margin">
              <wp:align>center</wp:align>
            </wp:positionH>
            <wp:positionV relativeFrom="paragraph">
              <wp:posOffset>14263</wp:posOffset>
            </wp:positionV>
            <wp:extent cx="4690800" cy="3661200"/>
            <wp:effectExtent l="0" t="0" r="0" b="0"/>
            <wp:wrapSquare wrapText="bothSides"/>
            <wp:docPr id="1618381095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381095" name="Imagen 1" descr="Interfaz de usuario gráfica&#10;&#10;Descripción generada automáticamente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800" cy="366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B3081" w:rsidSect="00D733F0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C7897"/>
    <w:multiLevelType w:val="hybridMultilevel"/>
    <w:tmpl w:val="2736870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2903DD"/>
    <w:multiLevelType w:val="hybridMultilevel"/>
    <w:tmpl w:val="C852A75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084261"/>
    <w:multiLevelType w:val="hybridMultilevel"/>
    <w:tmpl w:val="89A62E5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0F4708"/>
    <w:multiLevelType w:val="hybridMultilevel"/>
    <w:tmpl w:val="93F47A1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887B97"/>
    <w:multiLevelType w:val="hybridMultilevel"/>
    <w:tmpl w:val="B93EEF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BC1B7D"/>
    <w:multiLevelType w:val="hybridMultilevel"/>
    <w:tmpl w:val="B93EEF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D01E86"/>
    <w:multiLevelType w:val="hybridMultilevel"/>
    <w:tmpl w:val="B93EEF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05465B"/>
    <w:multiLevelType w:val="hybridMultilevel"/>
    <w:tmpl w:val="FA94C444"/>
    <w:lvl w:ilvl="0" w:tplc="040A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FC2B8B"/>
    <w:multiLevelType w:val="hybridMultilevel"/>
    <w:tmpl w:val="4C9A1D6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3B62ED"/>
    <w:multiLevelType w:val="hybridMultilevel"/>
    <w:tmpl w:val="6DD4D81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E837BD"/>
    <w:multiLevelType w:val="hybridMultilevel"/>
    <w:tmpl w:val="273687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1F6FB8"/>
    <w:multiLevelType w:val="hybridMultilevel"/>
    <w:tmpl w:val="B93EEF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312FAE"/>
    <w:multiLevelType w:val="hybridMultilevel"/>
    <w:tmpl w:val="B93EEF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571A7C"/>
    <w:multiLevelType w:val="hybridMultilevel"/>
    <w:tmpl w:val="B93EEF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33363D"/>
    <w:multiLevelType w:val="hybridMultilevel"/>
    <w:tmpl w:val="0714C3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15177F"/>
    <w:multiLevelType w:val="hybridMultilevel"/>
    <w:tmpl w:val="B93EEF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B30151A"/>
    <w:multiLevelType w:val="hybridMultilevel"/>
    <w:tmpl w:val="794CFA7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DC065C3"/>
    <w:multiLevelType w:val="hybridMultilevel"/>
    <w:tmpl w:val="6DD4D81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9333E8"/>
    <w:multiLevelType w:val="hybridMultilevel"/>
    <w:tmpl w:val="204C5AE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17930DD"/>
    <w:multiLevelType w:val="hybridMultilevel"/>
    <w:tmpl w:val="A1F0F56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6E67DB"/>
    <w:multiLevelType w:val="hybridMultilevel"/>
    <w:tmpl w:val="F19A4F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92876FB"/>
    <w:multiLevelType w:val="hybridMultilevel"/>
    <w:tmpl w:val="2A70651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D1A5ADF"/>
    <w:multiLevelType w:val="hybridMultilevel"/>
    <w:tmpl w:val="F8906DE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DFF22B2"/>
    <w:multiLevelType w:val="hybridMultilevel"/>
    <w:tmpl w:val="F8906DE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EB036C6"/>
    <w:multiLevelType w:val="hybridMultilevel"/>
    <w:tmpl w:val="0714C3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FF85139"/>
    <w:multiLevelType w:val="hybridMultilevel"/>
    <w:tmpl w:val="B93EEF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97595E"/>
    <w:multiLevelType w:val="hybridMultilevel"/>
    <w:tmpl w:val="B93EEF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B70556F"/>
    <w:multiLevelType w:val="hybridMultilevel"/>
    <w:tmpl w:val="90FCA99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B900781"/>
    <w:multiLevelType w:val="hybridMultilevel"/>
    <w:tmpl w:val="7E06220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ED17498"/>
    <w:multiLevelType w:val="hybridMultilevel"/>
    <w:tmpl w:val="A47838C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00A567F"/>
    <w:multiLevelType w:val="hybridMultilevel"/>
    <w:tmpl w:val="219EF0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288613A"/>
    <w:multiLevelType w:val="hybridMultilevel"/>
    <w:tmpl w:val="22E4DBA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46D30F3"/>
    <w:multiLevelType w:val="hybridMultilevel"/>
    <w:tmpl w:val="5A9EDB6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72C69FA"/>
    <w:multiLevelType w:val="hybridMultilevel"/>
    <w:tmpl w:val="E6F4BA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B632577"/>
    <w:multiLevelType w:val="hybridMultilevel"/>
    <w:tmpl w:val="F8906DE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BAB6D1B"/>
    <w:multiLevelType w:val="hybridMultilevel"/>
    <w:tmpl w:val="F8906DE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F4805AC"/>
    <w:multiLevelType w:val="hybridMultilevel"/>
    <w:tmpl w:val="F8906DE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2E537B9"/>
    <w:multiLevelType w:val="hybridMultilevel"/>
    <w:tmpl w:val="E6F4BA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30E5492"/>
    <w:multiLevelType w:val="hybridMultilevel"/>
    <w:tmpl w:val="394CA0D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42356EE"/>
    <w:multiLevelType w:val="hybridMultilevel"/>
    <w:tmpl w:val="3F92248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A8B3518"/>
    <w:multiLevelType w:val="hybridMultilevel"/>
    <w:tmpl w:val="7E06220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B4047E9"/>
    <w:multiLevelType w:val="hybridMultilevel"/>
    <w:tmpl w:val="F8906DE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C8211AF"/>
    <w:multiLevelType w:val="hybridMultilevel"/>
    <w:tmpl w:val="B93EEF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D9244D2"/>
    <w:multiLevelType w:val="hybridMultilevel"/>
    <w:tmpl w:val="2A7065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EDC3A46"/>
    <w:multiLevelType w:val="hybridMultilevel"/>
    <w:tmpl w:val="B93EEF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0C75758"/>
    <w:multiLevelType w:val="hybridMultilevel"/>
    <w:tmpl w:val="219EF0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3933076"/>
    <w:multiLevelType w:val="hybridMultilevel"/>
    <w:tmpl w:val="A236953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4135696"/>
    <w:multiLevelType w:val="multilevel"/>
    <w:tmpl w:val="EC9254E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8" w15:restartNumberingAfterBreak="0">
    <w:nsid w:val="77967B92"/>
    <w:multiLevelType w:val="hybridMultilevel"/>
    <w:tmpl w:val="B93EEF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EB95133"/>
    <w:multiLevelType w:val="hybridMultilevel"/>
    <w:tmpl w:val="990E3E7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8205491">
    <w:abstractNumId w:val="7"/>
  </w:num>
  <w:num w:numId="2" w16cid:durableId="439490593">
    <w:abstractNumId w:val="39"/>
  </w:num>
  <w:num w:numId="3" w16cid:durableId="1765876226">
    <w:abstractNumId w:val="38"/>
  </w:num>
  <w:num w:numId="4" w16cid:durableId="135732643">
    <w:abstractNumId w:val="19"/>
  </w:num>
  <w:num w:numId="5" w16cid:durableId="490953030">
    <w:abstractNumId w:val="2"/>
  </w:num>
  <w:num w:numId="6" w16cid:durableId="1774855627">
    <w:abstractNumId w:val="1"/>
  </w:num>
  <w:num w:numId="7" w16cid:durableId="62413857">
    <w:abstractNumId w:val="17"/>
  </w:num>
  <w:num w:numId="8" w16cid:durableId="2012490844">
    <w:abstractNumId w:val="0"/>
  </w:num>
  <w:num w:numId="9" w16cid:durableId="310527029">
    <w:abstractNumId w:val="46"/>
  </w:num>
  <w:num w:numId="10" w16cid:durableId="919094993">
    <w:abstractNumId w:val="25"/>
  </w:num>
  <w:num w:numId="11" w16cid:durableId="1631128540">
    <w:abstractNumId w:val="9"/>
  </w:num>
  <w:num w:numId="12" w16cid:durableId="846020909">
    <w:abstractNumId w:val="14"/>
  </w:num>
  <w:num w:numId="13" w16cid:durableId="1317303589">
    <w:abstractNumId w:val="27"/>
  </w:num>
  <w:num w:numId="14" w16cid:durableId="240875231">
    <w:abstractNumId w:val="3"/>
  </w:num>
  <w:num w:numId="15" w16cid:durableId="733894793">
    <w:abstractNumId w:val="20"/>
  </w:num>
  <w:num w:numId="16" w16cid:durableId="1153789651">
    <w:abstractNumId w:val="31"/>
  </w:num>
  <w:num w:numId="17" w16cid:durableId="956331605">
    <w:abstractNumId w:val="35"/>
  </w:num>
  <w:num w:numId="18" w16cid:durableId="1151411497">
    <w:abstractNumId w:val="23"/>
  </w:num>
  <w:num w:numId="19" w16cid:durableId="1587107543">
    <w:abstractNumId w:val="22"/>
  </w:num>
  <w:num w:numId="20" w16cid:durableId="934631743">
    <w:abstractNumId w:val="8"/>
  </w:num>
  <w:num w:numId="21" w16cid:durableId="1983147911">
    <w:abstractNumId w:val="41"/>
  </w:num>
  <w:num w:numId="22" w16cid:durableId="1097287158">
    <w:abstractNumId w:val="44"/>
  </w:num>
  <w:num w:numId="23" w16cid:durableId="757481047">
    <w:abstractNumId w:val="30"/>
  </w:num>
  <w:num w:numId="24" w16cid:durableId="139927442">
    <w:abstractNumId w:val="10"/>
  </w:num>
  <w:num w:numId="25" w16cid:durableId="1081412602">
    <w:abstractNumId w:val="36"/>
  </w:num>
  <w:num w:numId="26" w16cid:durableId="579025570">
    <w:abstractNumId w:val="45"/>
  </w:num>
  <w:num w:numId="27" w16cid:durableId="154616073">
    <w:abstractNumId w:val="15"/>
  </w:num>
  <w:num w:numId="28" w16cid:durableId="1897858596">
    <w:abstractNumId w:val="12"/>
  </w:num>
  <w:num w:numId="29" w16cid:durableId="838159685">
    <w:abstractNumId w:val="11"/>
  </w:num>
  <w:num w:numId="30" w16cid:durableId="568226353">
    <w:abstractNumId w:val="26"/>
  </w:num>
  <w:num w:numId="31" w16cid:durableId="364331782">
    <w:abstractNumId w:val="24"/>
  </w:num>
  <w:num w:numId="32" w16cid:durableId="917252689">
    <w:abstractNumId w:val="5"/>
  </w:num>
  <w:num w:numId="33" w16cid:durableId="1559628790">
    <w:abstractNumId w:val="48"/>
  </w:num>
  <w:num w:numId="34" w16cid:durableId="2026709674">
    <w:abstractNumId w:val="34"/>
  </w:num>
  <w:num w:numId="35" w16cid:durableId="1009987678">
    <w:abstractNumId w:val="18"/>
  </w:num>
  <w:num w:numId="36" w16cid:durableId="95100025">
    <w:abstractNumId w:val="49"/>
  </w:num>
  <w:num w:numId="37" w16cid:durableId="594674946">
    <w:abstractNumId w:val="29"/>
  </w:num>
  <w:num w:numId="38" w16cid:durableId="1705016924">
    <w:abstractNumId w:val="33"/>
  </w:num>
  <w:num w:numId="39" w16cid:durableId="1961909252">
    <w:abstractNumId w:val="37"/>
  </w:num>
  <w:num w:numId="40" w16cid:durableId="917598979">
    <w:abstractNumId w:val="47"/>
  </w:num>
  <w:num w:numId="41" w16cid:durableId="1452356588">
    <w:abstractNumId w:val="32"/>
  </w:num>
  <w:num w:numId="42" w16cid:durableId="104036097">
    <w:abstractNumId w:val="21"/>
  </w:num>
  <w:num w:numId="43" w16cid:durableId="744687775">
    <w:abstractNumId w:val="16"/>
  </w:num>
  <w:num w:numId="44" w16cid:durableId="1653096401">
    <w:abstractNumId w:val="43"/>
  </w:num>
  <w:num w:numId="45" w16cid:durableId="1134828762">
    <w:abstractNumId w:val="13"/>
  </w:num>
  <w:num w:numId="46" w16cid:durableId="948121857">
    <w:abstractNumId w:val="6"/>
  </w:num>
  <w:num w:numId="47" w16cid:durableId="323899847">
    <w:abstractNumId w:val="4"/>
  </w:num>
  <w:num w:numId="48" w16cid:durableId="600068536">
    <w:abstractNumId w:val="42"/>
  </w:num>
  <w:num w:numId="49" w16cid:durableId="836193029">
    <w:abstractNumId w:val="28"/>
  </w:num>
  <w:num w:numId="50" w16cid:durableId="280310743">
    <w:abstractNumId w:val="40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0873"/>
    <w:rsid w:val="00004DBC"/>
    <w:rsid w:val="0000698B"/>
    <w:rsid w:val="00016814"/>
    <w:rsid w:val="00017075"/>
    <w:rsid w:val="00023240"/>
    <w:rsid w:val="000303DB"/>
    <w:rsid w:val="00044455"/>
    <w:rsid w:val="00066A41"/>
    <w:rsid w:val="00066A43"/>
    <w:rsid w:val="00080676"/>
    <w:rsid w:val="00090873"/>
    <w:rsid w:val="000A7315"/>
    <w:rsid w:val="000B05A4"/>
    <w:rsid w:val="000C1888"/>
    <w:rsid w:val="000C2C2F"/>
    <w:rsid w:val="000C3784"/>
    <w:rsid w:val="000D20BD"/>
    <w:rsid w:val="000E1EEC"/>
    <w:rsid w:val="000E5255"/>
    <w:rsid w:val="000F6C10"/>
    <w:rsid w:val="001000A0"/>
    <w:rsid w:val="001003CD"/>
    <w:rsid w:val="00103D1E"/>
    <w:rsid w:val="00104611"/>
    <w:rsid w:val="00106863"/>
    <w:rsid w:val="001154B0"/>
    <w:rsid w:val="00117E34"/>
    <w:rsid w:val="00122ED0"/>
    <w:rsid w:val="001241F0"/>
    <w:rsid w:val="00131C1D"/>
    <w:rsid w:val="00132472"/>
    <w:rsid w:val="001326DE"/>
    <w:rsid w:val="001332EE"/>
    <w:rsid w:val="00133949"/>
    <w:rsid w:val="00136C00"/>
    <w:rsid w:val="00141978"/>
    <w:rsid w:val="00157430"/>
    <w:rsid w:val="0016241F"/>
    <w:rsid w:val="00164814"/>
    <w:rsid w:val="00170213"/>
    <w:rsid w:val="00171875"/>
    <w:rsid w:val="00171ABD"/>
    <w:rsid w:val="001728C3"/>
    <w:rsid w:val="001802F4"/>
    <w:rsid w:val="001804ED"/>
    <w:rsid w:val="00181555"/>
    <w:rsid w:val="00184740"/>
    <w:rsid w:val="00195386"/>
    <w:rsid w:val="001A048B"/>
    <w:rsid w:val="001A0715"/>
    <w:rsid w:val="001A7C22"/>
    <w:rsid w:val="001B165C"/>
    <w:rsid w:val="001B5E46"/>
    <w:rsid w:val="001C1EF3"/>
    <w:rsid w:val="001C60AC"/>
    <w:rsid w:val="001D17E1"/>
    <w:rsid w:val="001D5305"/>
    <w:rsid w:val="001E0C6D"/>
    <w:rsid w:val="001E3B95"/>
    <w:rsid w:val="001F744C"/>
    <w:rsid w:val="002041DB"/>
    <w:rsid w:val="0021369D"/>
    <w:rsid w:val="0022093F"/>
    <w:rsid w:val="002221B8"/>
    <w:rsid w:val="0022255D"/>
    <w:rsid w:val="002248A4"/>
    <w:rsid w:val="00227CDA"/>
    <w:rsid w:val="00233A0F"/>
    <w:rsid w:val="00241206"/>
    <w:rsid w:val="00241618"/>
    <w:rsid w:val="002512C8"/>
    <w:rsid w:val="002517DC"/>
    <w:rsid w:val="00257AC3"/>
    <w:rsid w:val="00271059"/>
    <w:rsid w:val="002728B3"/>
    <w:rsid w:val="00275E0A"/>
    <w:rsid w:val="00286F0B"/>
    <w:rsid w:val="002969F5"/>
    <w:rsid w:val="0029721C"/>
    <w:rsid w:val="002A1BD8"/>
    <w:rsid w:val="002A36B5"/>
    <w:rsid w:val="002B3571"/>
    <w:rsid w:val="002B5828"/>
    <w:rsid w:val="002D2253"/>
    <w:rsid w:val="002E7458"/>
    <w:rsid w:val="00304BFC"/>
    <w:rsid w:val="00305D61"/>
    <w:rsid w:val="0031107B"/>
    <w:rsid w:val="003125D3"/>
    <w:rsid w:val="00326B31"/>
    <w:rsid w:val="00330243"/>
    <w:rsid w:val="0033145A"/>
    <w:rsid w:val="00334181"/>
    <w:rsid w:val="0034225E"/>
    <w:rsid w:val="0034253F"/>
    <w:rsid w:val="00353C89"/>
    <w:rsid w:val="00354CF1"/>
    <w:rsid w:val="00354EFF"/>
    <w:rsid w:val="00363890"/>
    <w:rsid w:val="003707B4"/>
    <w:rsid w:val="00372C12"/>
    <w:rsid w:val="0037799B"/>
    <w:rsid w:val="00391916"/>
    <w:rsid w:val="00391FAF"/>
    <w:rsid w:val="00395CC9"/>
    <w:rsid w:val="003A4079"/>
    <w:rsid w:val="003B39A7"/>
    <w:rsid w:val="003B53D6"/>
    <w:rsid w:val="003D0938"/>
    <w:rsid w:val="003D3DCD"/>
    <w:rsid w:val="003D4457"/>
    <w:rsid w:val="003E5CF9"/>
    <w:rsid w:val="003E70AD"/>
    <w:rsid w:val="003F051B"/>
    <w:rsid w:val="0040433B"/>
    <w:rsid w:val="00405FE0"/>
    <w:rsid w:val="0040662B"/>
    <w:rsid w:val="00413084"/>
    <w:rsid w:val="00414E48"/>
    <w:rsid w:val="00422528"/>
    <w:rsid w:val="00422AD0"/>
    <w:rsid w:val="00424607"/>
    <w:rsid w:val="0042581E"/>
    <w:rsid w:val="00425E62"/>
    <w:rsid w:val="00442E34"/>
    <w:rsid w:val="00477A08"/>
    <w:rsid w:val="00485788"/>
    <w:rsid w:val="00487F73"/>
    <w:rsid w:val="00491737"/>
    <w:rsid w:val="00496AA5"/>
    <w:rsid w:val="004A2D3F"/>
    <w:rsid w:val="004A4A06"/>
    <w:rsid w:val="004A70EA"/>
    <w:rsid w:val="004B5444"/>
    <w:rsid w:val="004B7290"/>
    <w:rsid w:val="004C3994"/>
    <w:rsid w:val="004E5621"/>
    <w:rsid w:val="004E59C7"/>
    <w:rsid w:val="004E69A6"/>
    <w:rsid w:val="004E7B2A"/>
    <w:rsid w:val="0050049E"/>
    <w:rsid w:val="00501738"/>
    <w:rsid w:val="00504D9B"/>
    <w:rsid w:val="0051457B"/>
    <w:rsid w:val="00523DB0"/>
    <w:rsid w:val="005255AB"/>
    <w:rsid w:val="00531307"/>
    <w:rsid w:val="0053651C"/>
    <w:rsid w:val="00557F30"/>
    <w:rsid w:val="0058037E"/>
    <w:rsid w:val="0058384A"/>
    <w:rsid w:val="00592800"/>
    <w:rsid w:val="00595A90"/>
    <w:rsid w:val="005B6999"/>
    <w:rsid w:val="005C2792"/>
    <w:rsid w:val="005C41C7"/>
    <w:rsid w:val="005C6A70"/>
    <w:rsid w:val="005D7C15"/>
    <w:rsid w:val="005E04D1"/>
    <w:rsid w:val="005E348D"/>
    <w:rsid w:val="005E7242"/>
    <w:rsid w:val="005F03F0"/>
    <w:rsid w:val="005F6461"/>
    <w:rsid w:val="00600890"/>
    <w:rsid w:val="00601213"/>
    <w:rsid w:val="00611572"/>
    <w:rsid w:val="00632DFD"/>
    <w:rsid w:val="006347D5"/>
    <w:rsid w:val="0064007D"/>
    <w:rsid w:val="0065211A"/>
    <w:rsid w:val="00663B05"/>
    <w:rsid w:val="00666DF0"/>
    <w:rsid w:val="006728B8"/>
    <w:rsid w:val="00677DD5"/>
    <w:rsid w:val="006801E3"/>
    <w:rsid w:val="006904D3"/>
    <w:rsid w:val="00690AFB"/>
    <w:rsid w:val="006A0C4C"/>
    <w:rsid w:val="006A5792"/>
    <w:rsid w:val="006B3E37"/>
    <w:rsid w:val="006C693E"/>
    <w:rsid w:val="006D76AD"/>
    <w:rsid w:val="006E31E2"/>
    <w:rsid w:val="006F2B33"/>
    <w:rsid w:val="006F4B85"/>
    <w:rsid w:val="0070512D"/>
    <w:rsid w:val="0071091F"/>
    <w:rsid w:val="00710DCA"/>
    <w:rsid w:val="00715BC1"/>
    <w:rsid w:val="00731ED8"/>
    <w:rsid w:val="00735255"/>
    <w:rsid w:val="00740D78"/>
    <w:rsid w:val="00746169"/>
    <w:rsid w:val="00757245"/>
    <w:rsid w:val="007666E3"/>
    <w:rsid w:val="00775AC2"/>
    <w:rsid w:val="00791C81"/>
    <w:rsid w:val="007958A1"/>
    <w:rsid w:val="007975E8"/>
    <w:rsid w:val="007A3F6E"/>
    <w:rsid w:val="007A7B34"/>
    <w:rsid w:val="007B0699"/>
    <w:rsid w:val="007C4BF7"/>
    <w:rsid w:val="007C7F70"/>
    <w:rsid w:val="007D0468"/>
    <w:rsid w:val="007D4D10"/>
    <w:rsid w:val="007D77A2"/>
    <w:rsid w:val="007E42C3"/>
    <w:rsid w:val="007E5824"/>
    <w:rsid w:val="007F29A4"/>
    <w:rsid w:val="00802CA8"/>
    <w:rsid w:val="00810ACE"/>
    <w:rsid w:val="008211B4"/>
    <w:rsid w:val="008416CA"/>
    <w:rsid w:val="00847053"/>
    <w:rsid w:val="008512B1"/>
    <w:rsid w:val="00851537"/>
    <w:rsid w:val="00852F8C"/>
    <w:rsid w:val="0086668A"/>
    <w:rsid w:val="00876766"/>
    <w:rsid w:val="00886153"/>
    <w:rsid w:val="00891303"/>
    <w:rsid w:val="00892DCA"/>
    <w:rsid w:val="00896273"/>
    <w:rsid w:val="008A23DC"/>
    <w:rsid w:val="008A2710"/>
    <w:rsid w:val="008A607B"/>
    <w:rsid w:val="008B3806"/>
    <w:rsid w:val="008B43B7"/>
    <w:rsid w:val="008D0A80"/>
    <w:rsid w:val="008E12E9"/>
    <w:rsid w:val="008E2A7F"/>
    <w:rsid w:val="008E61D3"/>
    <w:rsid w:val="008F4C48"/>
    <w:rsid w:val="008F5D97"/>
    <w:rsid w:val="008F6C6F"/>
    <w:rsid w:val="00901914"/>
    <w:rsid w:val="00901ADD"/>
    <w:rsid w:val="00901FCE"/>
    <w:rsid w:val="00903350"/>
    <w:rsid w:val="00907B73"/>
    <w:rsid w:val="009111C2"/>
    <w:rsid w:val="00911F3E"/>
    <w:rsid w:val="009141FC"/>
    <w:rsid w:val="00921E4F"/>
    <w:rsid w:val="009252DA"/>
    <w:rsid w:val="00926605"/>
    <w:rsid w:val="00930664"/>
    <w:rsid w:val="0093275E"/>
    <w:rsid w:val="00933FAF"/>
    <w:rsid w:val="00937BC1"/>
    <w:rsid w:val="009408CD"/>
    <w:rsid w:val="009409AB"/>
    <w:rsid w:val="009535A1"/>
    <w:rsid w:val="00954B5D"/>
    <w:rsid w:val="00981EF7"/>
    <w:rsid w:val="009825D9"/>
    <w:rsid w:val="00984E2E"/>
    <w:rsid w:val="00997AE7"/>
    <w:rsid w:val="009A6D67"/>
    <w:rsid w:val="009B35BB"/>
    <w:rsid w:val="009B6032"/>
    <w:rsid w:val="009B6694"/>
    <w:rsid w:val="009D1ABA"/>
    <w:rsid w:val="009D3DAC"/>
    <w:rsid w:val="009D5DB6"/>
    <w:rsid w:val="009E7BF4"/>
    <w:rsid w:val="00A0155E"/>
    <w:rsid w:val="00A2276A"/>
    <w:rsid w:val="00A2444D"/>
    <w:rsid w:val="00A25B20"/>
    <w:rsid w:val="00A27FCD"/>
    <w:rsid w:val="00A30375"/>
    <w:rsid w:val="00A361EE"/>
    <w:rsid w:val="00A437CE"/>
    <w:rsid w:val="00A46560"/>
    <w:rsid w:val="00A54A15"/>
    <w:rsid w:val="00A603D2"/>
    <w:rsid w:val="00A61052"/>
    <w:rsid w:val="00A65A7A"/>
    <w:rsid w:val="00A66276"/>
    <w:rsid w:val="00A677D3"/>
    <w:rsid w:val="00A73239"/>
    <w:rsid w:val="00A735B6"/>
    <w:rsid w:val="00A76C79"/>
    <w:rsid w:val="00A77638"/>
    <w:rsid w:val="00A80886"/>
    <w:rsid w:val="00AB3081"/>
    <w:rsid w:val="00AB5C4D"/>
    <w:rsid w:val="00AB6C68"/>
    <w:rsid w:val="00AC191E"/>
    <w:rsid w:val="00AD4D84"/>
    <w:rsid w:val="00AD5E58"/>
    <w:rsid w:val="00AD6884"/>
    <w:rsid w:val="00AE72E7"/>
    <w:rsid w:val="00AF4342"/>
    <w:rsid w:val="00B032F9"/>
    <w:rsid w:val="00B0568A"/>
    <w:rsid w:val="00B166FD"/>
    <w:rsid w:val="00B27E1D"/>
    <w:rsid w:val="00B31D64"/>
    <w:rsid w:val="00B40A2D"/>
    <w:rsid w:val="00B46A8A"/>
    <w:rsid w:val="00B528D9"/>
    <w:rsid w:val="00B560D7"/>
    <w:rsid w:val="00B6226C"/>
    <w:rsid w:val="00B76E79"/>
    <w:rsid w:val="00B9020C"/>
    <w:rsid w:val="00B91B5E"/>
    <w:rsid w:val="00B93F43"/>
    <w:rsid w:val="00B95458"/>
    <w:rsid w:val="00B969B5"/>
    <w:rsid w:val="00BA1124"/>
    <w:rsid w:val="00BA71D0"/>
    <w:rsid w:val="00BC61AF"/>
    <w:rsid w:val="00BD4294"/>
    <w:rsid w:val="00BE3CB6"/>
    <w:rsid w:val="00BE4173"/>
    <w:rsid w:val="00BE68AF"/>
    <w:rsid w:val="00BF01D0"/>
    <w:rsid w:val="00BF6671"/>
    <w:rsid w:val="00BF6E57"/>
    <w:rsid w:val="00C00CA6"/>
    <w:rsid w:val="00C04279"/>
    <w:rsid w:val="00C05BA9"/>
    <w:rsid w:val="00C06F52"/>
    <w:rsid w:val="00C07C5D"/>
    <w:rsid w:val="00C17AE7"/>
    <w:rsid w:val="00C2023C"/>
    <w:rsid w:val="00C22585"/>
    <w:rsid w:val="00C2596A"/>
    <w:rsid w:val="00C26C94"/>
    <w:rsid w:val="00C276D7"/>
    <w:rsid w:val="00C3136A"/>
    <w:rsid w:val="00C330ED"/>
    <w:rsid w:val="00C345DC"/>
    <w:rsid w:val="00C40A42"/>
    <w:rsid w:val="00C510D0"/>
    <w:rsid w:val="00C51A9B"/>
    <w:rsid w:val="00C5295A"/>
    <w:rsid w:val="00C5463D"/>
    <w:rsid w:val="00C720BA"/>
    <w:rsid w:val="00C7224D"/>
    <w:rsid w:val="00C751F6"/>
    <w:rsid w:val="00C97FF3"/>
    <w:rsid w:val="00CA33EA"/>
    <w:rsid w:val="00CA356B"/>
    <w:rsid w:val="00CA74D6"/>
    <w:rsid w:val="00CB754B"/>
    <w:rsid w:val="00CC5DCA"/>
    <w:rsid w:val="00CD0250"/>
    <w:rsid w:val="00CE0773"/>
    <w:rsid w:val="00CE0A97"/>
    <w:rsid w:val="00CE6C04"/>
    <w:rsid w:val="00D077F1"/>
    <w:rsid w:val="00D13011"/>
    <w:rsid w:val="00D200D4"/>
    <w:rsid w:val="00D2191F"/>
    <w:rsid w:val="00D22F9B"/>
    <w:rsid w:val="00D31E8E"/>
    <w:rsid w:val="00D348B6"/>
    <w:rsid w:val="00D35C76"/>
    <w:rsid w:val="00D450FB"/>
    <w:rsid w:val="00D45A43"/>
    <w:rsid w:val="00D54386"/>
    <w:rsid w:val="00D62596"/>
    <w:rsid w:val="00D67A80"/>
    <w:rsid w:val="00D70ADF"/>
    <w:rsid w:val="00D733F0"/>
    <w:rsid w:val="00D753C1"/>
    <w:rsid w:val="00D848AA"/>
    <w:rsid w:val="00D955DE"/>
    <w:rsid w:val="00DA4A6B"/>
    <w:rsid w:val="00DA7CB4"/>
    <w:rsid w:val="00DB17FD"/>
    <w:rsid w:val="00DC1A73"/>
    <w:rsid w:val="00DD02B4"/>
    <w:rsid w:val="00DD6248"/>
    <w:rsid w:val="00DE276D"/>
    <w:rsid w:val="00E01AA7"/>
    <w:rsid w:val="00E13703"/>
    <w:rsid w:val="00E1520A"/>
    <w:rsid w:val="00E20AC2"/>
    <w:rsid w:val="00E35E2D"/>
    <w:rsid w:val="00E362D5"/>
    <w:rsid w:val="00E415FF"/>
    <w:rsid w:val="00E53497"/>
    <w:rsid w:val="00E54777"/>
    <w:rsid w:val="00E77CC5"/>
    <w:rsid w:val="00E82028"/>
    <w:rsid w:val="00E841D5"/>
    <w:rsid w:val="00E85518"/>
    <w:rsid w:val="00E8631A"/>
    <w:rsid w:val="00E9437D"/>
    <w:rsid w:val="00EA78AD"/>
    <w:rsid w:val="00EB0AEA"/>
    <w:rsid w:val="00EB65B2"/>
    <w:rsid w:val="00EC2494"/>
    <w:rsid w:val="00EC35CE"/>
    <w:rsid w:val="00EC78BB"/>
    <w:rsid w:val="00ED3C2D"/>
    <w:rsid w:val="00EE2BB1"/>
    <w:rsid w:val="00EE50A1"/>
    <w:rsid w:val="00EF1889"/>
    <w:rsid w:val="00EF2D0A"/>
    <w:rsid w:val="00EF470F"/>
    <w:rsid w:val="00EF56E6"/>
    <w:rsid w:val="00F0388C"/>
    <w:rsid w:val="00F05F53"/>
    <w:rsid w:val="00F23419"/>
    <w:rsid w:val="00F253D7"/>
    <w:rsid w:val="00F25D96"/>
    <w:rsid w:val="00F2786F"/>
    <w:rsid w:val="00F30ED8"/>
    <w:rsid w:val="00F43BF5"/>
    <w:rsid w:val="00F443FB"/>
    <w:rsid w:val="00F61095"/>
    <w:rsid w:val="00F668A9"/>
    <w:rsid w:val="00F82902"/>
    <w:rsid w:val="00F84849"/>
    <w:rsid w:val="00F87106"/>
    <w:rsid w:val="00F92B21"/>
    <w:rsid w:val="00F95777"/>
    <w:rsid w:val="00F97BF1"/>
    <w:rsid w:val="00FB35E8"/>
    <w:rsid w:val="00FB3E5B"/>
    <w:rsid w:val="00FC2576"/>
    <w:rsid w:val="00FC33EF"/>
    <w:rsid w:val="00FE3B93"/>
    <w:rsid w:val="00FE59AC"/>
    <w:rsid w:val="00FF2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85512E"/>
  <w15:chartTrackingRefBased/>
  <w15:docId w15:val="{227896C7-8152-404A-91D0-C99EAC0AAF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03350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D733F0"/>
    <w:pPr>
      <w:spacing w:after="0" w:line="240" w:lineRule="auto"/>
    </w:pPr>
    <w:rPr>
      <w:rFonts w:eastAsiaTheme="minorEastAsia"/>
      <w:kern w:val="0"/>
      <w:lang w:eastAsia="es-MX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733F0"/>
    <w:rPr>
      <w:rFonts w:eastAsiaTheme="minorEastAsia"/>
      <w:kern w:val="0"/>
      <w:lang w:eastAsia="es-MX"/>
      <w14:ligatures w14:val="none"/>
    </w:rPr>
  </w:style>
  <w:style w:type="paragraph" w:styleId="Descripcin">
    <w:name w:val="caption"/>
    <w:basedOn w:val="Normal"/>
    <w:next w:val="Normal"/>
    <w:uiPriority w:val="35"/>
    <w:unhideWhenUsed/>
    <w:qFormat/>
    <w:rsid w:val="00A8088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A61052"/>
    <w:pPr>
      <w:spacing w:after="0"/>
    </w:pPr>
  </w:style>
  <w:style w:type="character" w:styleId="Hipervnculo">
    <w:name w:val="Hyperlink"/>
    <w:basedOn w:val="Fuentedeprrafopredeter"/>
    <w:uiPriority w:val="99"/>
    <w:unhideWhenUsed/>
    <w:rsid w:val="00A6105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C:\Users\chris\OneDrive\Documentos\Casos%20de%20uso%20Gesti&#243;n%20convocatoria.docx" TargetMode="External"/><Relationship Id="rId21" Type="http://schemas.openxmlformats.org/officeDocument/2006/relationships/hyperlink" Target="file:///C:\Users\chris\OneDrive\Documentos\Casos%20de%20uso%20Gesti&#243;n%20convocatoria.docx" TargetMode="External"/><Relationship Id="rId42" Type="http://schemas.openxmlformats.org/officeDocument/2006/relationships/image" Target="media/image3.png"/><Relationship Id="rId47" Type="http://schemas.openxmlformats.org/officeDocument/2006/relationships/image" Target="media/image8.png"/><Relationship Id="rId63" Type="http://schemas.openxmlformats.org/officeDocument/2006/relationships/image" Target="media/image24.png"/><Relationship Id="rId68" Type="http://schemas.openxmlformats.org/officeDocument/2006/relationships/image" Target="media/image29.png"/><Relationship Id="rId16" Type="http://schemas.openxmlformats.org/officeDocument/2006/relationships/hyperlink" Target="file:///C:\Users\chris\OneDrive\Documentos\Casos%20de%20uso%20Gesti&#243;n%20convocatoria.docx" TargetMode="External"/><Relationship Id="rId11" Type="http://schemas.openxmlformats.org/officeDocument/2006/relationships/hyperlink" Target="file:///C:\Users\chris\OneDrive\Documentos\Casos%20de%20uso%20Gesti&#243;n%20convocatoria.docx" TargetMode="External"/><Relationship Id="rId32" Type="http://schemas.openxmlformats.org/officeDocument/2006/relationships/hyperlink" Target="file:///C:\Users\chris\OneDrive\Documentos\Casos%20de%20uso%20Gesti&#243;n%20convocatoria.docx" TargetMode="External"/><Relationship Id="rId37" Type="http://schemas.openxmlformats.org/officeDocument/2006/relationships/hyperlink" Target="file:///C:\Users\chris\OneDrive\Documentos\Casos%20de%20uso%20Gesti&#243;n%20convocatoria.docx" TargetMode="External"/><Relationship Id="rId53" Type="http://schemas.openxmlformats.org/officeDocument/2006/relationships/image" Target="media/image14.png"/><Relationship Id="rId58" Type="http://schemas.openxmlformats.org/officeDocument/2006/relationships/image" Target="media/image19.png"/><Relationship Id="rId74" Type="http://schemas.openxmlformats.org/officeDocument/2006/relationships/image" Target="media/image35.png"/><Relationship Id="rId79" Type="http://schemas.openxmlformats.org/officeDocument/2006/relationships/image" Target="media/image40.png"/><Relationship Id="rId5" Type="http://schemas.openxmlformats.org/officeDocument/2006/relationships/webSettings" Target="webSettings.xml"/><Relationship Id="rId61" Type="http://schemas.openxmlformats.org/officeDocument/2006/relationships/image" Target="media/image22.png"/><Relationship Id="rId82" Type="http://schemas.openxmlformats.org/officeDocument/2006/relationships/fontTable" Target="fontTable.xml"/><Relationship Id="rId19" Type="http://schemas.openxmlformats.org/officeDocument/2006/relationships/hyperlink" Target="file:///C:\Users\chris\OneDrive\Documentos\Casos%20de%20uso%20Gesti&#243;n%20convocatoria.docx" TargetMode="External"/><Relationship Id="rId14" Type="http://schemas.openxmlformats.org/officeDocument/2006/relationships/hyperlink" Target="file:///C:\Users\chris\OneDrive\Documentos\Casos%20de%20uso%20Gesti&#243;n%20convocatoria.docx" TargetMode="External"/><Relationship Id="rId22" Type="http://schemas.openxmlformats.org/officeDocument/2006/relationships/hyperlink" Target="file:///C:\Users\chris\OneDrive\Documentos\Casos%20de%20uso%20Gesti&#243;n%20convocatoria.docx" TargetMode="External"/><Relationship Id="rId27" Type="http://schemas.openxmlformats.org/officeDocument/2006/relationships/hyperlink" Target="file:///C:\Users\chris\OneDrive\Documentos\Casos%20de%20uso%20Gesti&#243;n%20convocatoria.docx" TargetMode="External"/><Relationship Id="rId30" Type="http://schemas.openxmlformats.org/officeDocument/2006/relationships/hyperlink" Target="file:///C:\Users\chris\OneDrive\Documentos\Casos%20de%20uso%20Gesti&#243;n%20convocatoria.docx" TargetMode="External"/><Relationship Id="rId35" Type="http://schemas.openxmlformats.org/officeDocument/2006/relationships/hyperlink" Target="file:///C:\Users\chris\OneDrive\Documentos\Casos%20de%20uso%20Gesti&#243;n%20convocatoria.docx" TargetMode="External"/><Relationship Id="rId43" Type="http://schemas.openxmlformats.org/officeDocument/2006/relationships/image" Target="media/image4.png"/><Relationship Id="rId48" Type="http://schemas.openxmlformats.org/officeDocument/2006/relationships/image" Target="media/image9.png"/><Relationship Id="rId56" Type="http://schemas.openxmlformats.org/officeDocument/2006/relationships/image" Target="media/image17.png"/><Relationship Id="rId64" Type="http://schemas.openxmlformats.org/officeDocument/2006/relationships/image" Target="media/image25.png"/><Relationship Id="rId69" Type="http://schemas.openxmlformats.org/officeDocument/2006/relationships/image" Target="media/image30.png"/><Relationship Id="rId77" Type="http://schemas.openxmlformats.org/officeDocument/2006/relationships/image" Target="media/image38.png"/><Relationship Id="rId8" Type="http://schemas.openxmlformats.org/officeDocument/2006/relationships/hyperlink" Target="file:///C:\Users\chris\OneDrive\Documentos\Casos%20de%20uso%20Gesti&#243;n%20convocatoria.docx" TargetMode="External"/><Relationship Id="rId51" Type="http://schemas.openxmlformats.org/officeDocument/2006/relationships/image" Target="media/image12.png"/><Relationship Id="rId72" Type="http://schemas.openxmlformats.org/officeDocument/2006/relationships/image" Target="media/image33.png"/><Relationship Id="rId80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hyperlink" Target="file:///C:\Users\chris\OneDrive\Documentos\Casos%20de%20uso%20Gesti&#243;n%20convocatoria.docx" TargetMode="External"/><Relationship Id="rId17" Type="http://schemas.openxmlformats.org/officeDocument/2006/relationships/hyperlink" Target="file:///C:\Users\chris\OneDrive\Documentos\Casos%20de%20uso%20Gesti&#243;n%20convocatoria.docx" TargetMode="External"/><Relationship Id="rId25" Type="http://schemas.openxmlformats.org/officeDocument/2006/relationships/hyperlink" Target="file:///C:\Users\chris\OneDrive\Documentos\Casos%20de%20uso%20Gesti&#243;n%20convocatoria.docx" TargetMode="External"/><Relationship Id="rId33" Type="http://schemas.openxmlformats.org/officeDocument/2006/relationships/hyperlink" Target="file:///C:\Users\chris\OneDrive\Documentos\Casos%20de%20uso%20Gesti&#243;n%20convocatoria.docx" TargetMode="External"/><Relationship Id="rId38" Type="http://schemas.openxmlformats.org/officeDocument/2006/relationships/hyperlink" Target="file:///C:\Users\chris\OneDrive\Documentos\Casos%20de%20uso%20Gesti&#243;n%20convocatoria.docx" TargetMode="External"/><Relationship Id="rId46" Type="http://schemas.openxmlformats.org/officeDocument/2006/relationships/image" Target="media/image7.png"/><Relationship Id="rId59" Type="http://schemas.openxmlformats.org/officeDocument/2006/relationships/image" Target="media/image20.png"/><Relationship Id="rId67" Type="http://schemas.openxmlformats.org/officeDocument/2006/relationships/image" Target="media/image28.png"/><Relationship Id="rId20" Type="http://schemas.openxmlformats.org/officeDocument/2006/relationships/hyperlink" Target="file:///C:\Users\chris\OneDrive\Documentos\Casos%20de%20uso%20Gesti&#243;n%20convocatoria.docx" TargetMode="External"/><Relationship Id="rId41" Type="http://schemas.openxmlformats.org/officeDocument/2006/relationships/image" Target="media/image2.png"/><Relationship Id="rId54" Type="http://schemas.openxmlformats.org/officeDocument/2006/relationships/image" Target="media/image15.png"/><Relationship Id="rId62" Type="http://schemas.openxmlformats.org/officeDocument/2006/relationships/image" Target="media/image23.png"/><Relationship Id="rId70" Type="http://schemas.openxmlformats.org/officeDocument/2006/relationships/image" Target="media/image31.png"/><Relationship Id="rId75" Type="http://schemas.openxmlformats.org/officeDocument/2006/relationships/image" Target="media/image36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file:///C:\Users\chris\OneDrive\Documentos\Casos%20de%20uso%20Gesti&#243;n%20convocatoria.docx" TargetMode="External"/><Relationship Id="rId15" Type="http://schemas.openxmlformats.org/officeDocument/2006/relationships/hyperlink" Target="file:///C:\Users\chris\OneDrive\Documentos\Casos%20de%20uso%20Gesti&#243;n%20convocatoria.docx" TargetMode="External"/><Relationship Id="rId23" Type="http://schemas.openxmlformats.org/officeDocument/2006/relationships/hyperlink" Target="file:///C:\Users\chris\OneDrive\Documentos\Casos%20de%20uso%20Gesti&#243;n%20convocatoria.docx" TargetMode="External"/><Relationship Id="rId28" Type="http://schemas.openxmlformats.org/officeDocument/2006/relationships/hyperlink" Target="file:///C:\Users\chris\OneDrive\Documentos\Casos%20de%20uso%20Gesti&#243;n%20convocatoria.docx" TargetMode="External"/><Relationship Id="rId36" Type="http://schemas.openxmlformats.org/officeDocument/2006/relationships/hyperlink" Target="file:///C:\Users\chris\OneDrive\Documentos\Casos%20de%20uso%20Gesti&#243;n%20convocatoria.docx" TargetMode="External"/><Relationship Id="rId49" Type="http://schemas.openxmlformats.org/officeDocument/2006/relationships/image" Target="media/image10.png"/><Relationship Id="rId57" Type="http://schemas.openxmlformats.org/officeDocument/2006/relationships/image" Target="media/image18.png"/><Relationship Id="rId10" Type="http://schemas.openxmlformats.org/officeDocument/2006/relationships/hyperlink" Target="file:///C:\Users\chris\OneDrive\Documentos\Casos%20de%20uso%20Gesti&#243;n%20convocatoria.docx" TargetMode="External"/><Relationship Id="rId31" Type="http://schemas.openxmlformats.org/officeDocument/2006/relationships/hyperlink" Target="file:///C:\Users\chris\OneDrive\Documentos\Casos%20de%20uso%20Gesti&#243;n%20convocatoria.docx" TargetMode="External"/><Relationship Id="rId44" Type="http://schemas.openxmlformats.org/officeDocument/2006/relationships/image" Target="media/image5.png"/><Relationship Id="rId52" Type="http://schemas.openxmlformats.org/officeDocument/2006/relationships/image" Target="media/image13.png"/><Relationship Id="rId60" Type="http://schemas.openxmlformats.org/officeDocument/2006/relationships/image" Target="media/image21.png"/><Relationship Id="rId65" Type="http://schemas.openxmlformats.org/officeDocument/2006/relationships/image" Target="media/image26.png"/><Relationship Id="rId73" Type="http://schemas.openxmlformats.org/officeDocument/2006/relationships/image" Target="media/image34.png"/><Relationship Id="rId78" Type="http://schemas.openxmlformats.org/officeDocument/2006/relationships/image" Target="media/image39.png"/><Relationship Id="rId81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hyperlink" Target="file:///C:\Users\chris\OneDrive\Documentos\Casos%20de%20uso%20Gesti&#243;n%20convocatoria.docx" TargetMode="External"/><Relationship Id="rId13" Type="http://schemas.openxmlformats.org/officeDocument/2006/relationships/hyperlink" Target="file:///C:\Users\chris\OneDrive\Documentos\Casos%20de%20uso%20Gesti&#243;n%20convocatoria.docx" TargetMode="External"/><Relationship Id="rId18" Type="http://schemas.openxmlformats.org/officeDocument/2006/relationships/hyperlink" Target="file:///C:\Users\chris\OneDrive\Documentos\Casos%20de%20uso%20Gesti&#243;n%20convocatoria.docx" TargetMode="External"/><Relationship Id="rId39" Type="http://schemas.openxmlformats.org/officeDocument/2006/relationships/hyperlink" Target="file:///C:\Users\chris\OneDrive\Documentos\Casos%20de%20uso%20Gesti&#243;n%20convocatoria.docx" TargetMode="External"/><Relationship Id="rId34" Type="http://schemas.openxmlformats.org/officeDocument/2006/relationships/hyperlink" Target="file:///C:\Users\chris\OneDrive\Documentos\Casos%20de%20uso%20Gesti&#243;n%20convocatoria.docx" TargetMode="External"/><Relationship Id="rId50" Type="http://schemas.openxmlformats.org/officeDocument/2006/relationships/image" Target="media/image11.png"/><Relationship Id="rId55" Type="http://schemas.openxmlformats.org/officeDocument/2006/relationships/image" Target="media/image16.png"/><Relationship Id="rId76" Type="http://schemas.openxmlformats.org/officeDocument/2006/relationships/image" Target="media/image37.png"/><Relationship Id="rId7" Type="http://schemas.openxmlformats.org/officeDocument/2006/relationships/hyperlink" Target="file:///C:\Users\chris\OneDrive\Documentos\Casos%20de%20uso%20Gesti&#243;n%20convocatoria.docx" TargetMode="External"/><Relationship Id="rId71" Type="http://schemas.openxmlformats.org/officeDocument/2006/relationships/image" Target="media/image32.png"/><Relationship Id="rId2" Type="http://schemas.openxmlformats.org/officeDocument/2006/relationships/numbering" Target="numbering.xml"/><Relationship Id="rId29" Type="http://schemas.openxmlformats.org/officeDocument/2006/relationships/hyperlink" Target="file:///C:\Users\chris\OneDrive\Documentos\Casos%20de%20uso%20Gesti&#243;n%20convocatoria.docx" TargetMode="External"/><Relationship Id="rId24" Type="http://schemas.openxmlformats.org/officeDocument/2006/relationships/hyperlink" Target="file:///C:\Users\chris\OneDrive\Documentos\Casos%20de%20uso%20Gesti&#243;n%20convocatoria.docx" TargetMode="External"/><Relationship Id="rId40" Type="http://schemas.openxmlformats.org/officeDocument/2006/relationships/image" Target="media/image1.png"/><Relationship Id="rId45" Type="http://schemas.openxmlformats.org/officeDocument/2006/relationships/image" Target="media/image6.png"/><Relationship Id="rId66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422099-3785-46C9-9D5E-A6C8BF1122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847</TotalTime>
  <Pages>1</Pages>
  <Words>5063</Words>
  <Characters>27852</Characters>
  <Application>Microsoft Office Word</Application>
  <DocSecurity>0</DocSecurity>
  <Lines>232</Lines>
  <Paragraphs>65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340</dc:creator>
  <cp:keywords/>
  <dc:description/>
  <cp:lastModifiedBy>Chris 340</cp:lastModifiedBy>
  <cp:revision>23</cp:revision>
  <dcterms:created xsi:type="dcterms:W3CDTF">2023-10-30T23:35:00Z</dcterms:created>
  <dcterms:modified xsi:type="dcterms:W3CDTF">2023-11-17T19:02:00Z</dcterms:modified>
</cp:coreProperties>
</file>